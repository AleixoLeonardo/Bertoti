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D0E98" w14:textId="77777777" w:rsidR="007A307A" w:rsidRPr="002E5CCC" w:rsidRDefault="007A307A" w:rsidP="00263F22">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5F0B4353" w:rsidR="007A307A" w:rsidRPr="002E5CCC" w:rsidRDefault="00140E4C" w:rsidP="009B76D5">
      <w:pPr>
        <w:jc w:val="center"/>
        <w:rPr>
          <w:b/>
          <w:bCs/>
          <w:color w:val="00B050"/>
          <w:sz w:val="28"/>
        </w:rPr>
      </w:pPr>
      <w:r w:rsidRPr="00140E4C">
        <w:rPr>
          <w:b/>
          <w:color w:val="000000" w:themeColor="text1"/>
          <w:sz w:val="28"/>
        </w:rPr>
        <w:t xml:space="preserve">LEONARDO ALEIXO DA SILVA </w:t>
      </w:r>
      <w:r w:rsidR="009B76D5" w:rsidRPr="002E5CCC">
        <w:rPr>
          <w:b/>
          <w:color w:val="00B050"/>
          <w:sz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26F7F61C" w:rsidR="007A307A" w:rsidRPr="002E5CCC" w:rsidRDefault="00140E4C" w:rsidP="009B76D5">
      <w:pPr>
        <w:jc w:val="center"/>
        <w:rPr>
          <w:b/>
          <w:color w:val="00B050"/>
          <w:sz w:val="32"/>
        </w:rPr>
      </w:pPr>
      <w:r w:rsidRPr="00140E4C">
        <w:rPr>
          <w:b/>
          <w:color w:val="000000" w:themeColor="text1"/>
          <w:sz w:val="32"/>
        </w:rPr>
        <w:t>SISTEMA DE IDENTIFICAÇÃO HUMANA EM CÂMERAS DE VIGILÂNCIA</w:t>
      </w:r>
    </w:p>
    <w:p w14:paraId="660D27C5" w14:textId="77777777" w:rsidR="007A307A" w:rsidRPr="002E5CCC"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B39BB77" w:rsidR="007A307A" w:rsidRPr="002E5CCC" w:rsidRDefault="007A307A" w:rsidP="002850BE">
      <w:pPr>
        <w:tabs>
          <w:tab w:val="left" w:pos="5949"/>
        </w:tabs>
        <w:jc w:val="center"/>
        <w:rPr>
          <w:sz w:val="28"/>
          <w:szCs w:val="28"/>
        </w:rPr>
      </w:pPr>
      <w:r w:rsidRPr="002E5CCC">
        <w:rPr>
          <w:sz w:val="28"/>
          <w:szCs w:val="28"/>
        </w:rPr>
        <w:t>20</w:t>
      </w:r>
      <w:r w:rsidR="00140E4C" w:rsidRPr="00140E4C">
        <w:rPr>
          <w:color w:val="000000" w:themeColor="text1"/>
          <w:sz w:val="28"/>
          <w:szCs w:val="28"/>
        </w:rPr>
        <w:t>22</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11"/>
          <w:headerReference w:type="default" r:id="rId12"/>
          <w:headerReference w:type="first" r:id="rId13"/>
          <w:footerReference w:type="first" r:id="rId14"/>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5"/>
          <w:type w:val="continuous"/>
          <w:pgSz w:w="11907" w:h="16840" w:code="9"/>
          <w:pgMar w:top="1701" w:right="1134" w:bottom="1134" w:left="1701" w:header="1134" w:footer="1134" w:gutter="0"/>
          <w:pgNumType w:fmt="lowerRoman"/>
          <w:cols w:space="720"/>
          <w:noEndnote/>
          <w:docGrid w:linePitch="326"/>
        </w:sectPr>
      </w:pPr>
    </w:p>
    <w:p w14:paraId="2FF6B436" w14:textId="42E0377B" w:rsidR="009B76D5" w:rsidRPr="002E5CCC" w:rsidRDefault="00140E4C" w:rsidP="009B76D5">
      <w:pPr>
        <w:jc w:val="center"/>
        <w:rPr>
          <w:b/>
          <w:bCs/>
          <w:color w:val="00B050"/>
          <w:sz w:val="28"/>
        </w:rPr>
      </w:pPr>
      <w:r w:rsidRPr="00140E4C">
        <w:rPr>
          <w:b/>
          <w:color w:val="000000" w:themeColor="text1"/>
          <w:sz w:val="28"/>
        </w:rPr>
        <w:t>LEONARDO ALEIXO DA SILVA</w:t>
      </w:r>
      <w:r w:rsidRPr="002E5CCC">
        <w:rPr>
          <w:b/>
          <w:color w:val="00B050"/>
          <w:sz w:val="28"/>
        </w:rPr>
        <w:t xml:space="preserve"> </w:t>
      </w:r>
      <w:r w:rsidR="009B76D5" w:rsidRPr="002E5CCC">
        <w:rPr>
          <w:b/>
          <w:color w:val="00B050"/>
          <w:sz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E5CCC" w:rsidRDefault="007A307A" w:rsidP="00974765">
      <w:pPr>
        <w:jc w:val="both"/>
        <w:rPr>
          <w:color w:val="00B050"/>
          <w:sz w:val="20"/>
          <w:szCs w:val="20"/>
        </w:rPr>
      </w:pPr>
    </w:p>
    <w:p w14:paraId="381FD300" w14:textId="11917478" w:rsidR="009B76D5" w:rsidRPr="002E5CCC" w:rsidRDefault="00140E4C" w:rsidP="009B76D5">
      <w:pPr>
        <w:jc w:val="center"/>
        <w:rPr>
          <w:b/>
          <w:color w:val="00B050"/>
          <w:sz w:val="32"/>
        </w:rPr>
      </w:pPr>
      <w:r w:rsidRPr="00140E4C">
        <w:rPr>
          <w:b/>
          <w:color w:val="000000" w:themeColor="text1"/>
          <w:sz w:val="32"/>
        </w:rPr>
        <w:t>SISTEMA DE IDENTIFICAÇÃO HUMANA EM CÂMERAS DE VIGILÂNCIA</w:t>
      </w: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63A2648F" w14:textId="2A95E886" w:rsidR="007A307A" w:rsidRDefault="007A307A" w:rsidP="00140E4C">
      <w:pPr>
        <w:pStyle w:val="Recuodecorpodetexto3"/>
        <w:spacing w:line="240" w:lineRule="auto"/>
        <w:ind w:firstLine="357"/>
        <w:jc w:val="right"/>
        <w:rPr>
          <w:b/>
          <w:bCs/>
        </w:rPr>
      </w:pPr>
      <w:r w:rsidRPr="002E5CCC">
        <w:rPr>
          <w:b/>
          <w:bCs/>
        </w:rPr>
        <w:t xml:space="preserve">Orientador: </w:t>
      </w:r>
      <w:r w:rsidR="00140E4C">
        <w:rPr>
          <w:b/>
          <w:bCs/>
        </w:rPr>
        <w:t>Me. Carlos Augusto Lombardi Garcia</w:t>
      </w:r>
    </w:p>
    <w:p w14:paraId="540617B9" w14:textId="77777777" w:rsidR="00140E4C" w:rsidRPr="002E5CCC" w:rsidRDefault="00140E4C" w:rsidP="00140E4C">
      <w:pPr>
        <w:pStyle w:val="Recuodecorpodetexto3"/>
        <w:spacing w:line="240" w:lineRule="auto"/>
        <w:ind w:firstLine="357"/>
        <w:jc w:val="right"/>
        <w:rPr>
          <w:b/>
          <w:bCs/>
        </w:rPr>
      </w:pPr>
    </w:p>
    <w:p w14:paraId="67F8A7C6" w14:textId="77777777" w:rsidR="007A307A" w:rsidRPr="002E5CCC" w:rsidRDefault="007A307A"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left="0"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203C8FA0" w:rsidR="002E5CCC" w:rsidRPr="002E5CCC" w:rsidRDefault="007A307A" w:rsidP="005D023B">
      <w:pPr>
        <w:tabs>
          <w:tab w:val="left" w:pos="5949"/>
        </w:tabs>
        <w:jc w:val="center"/>
        <w:rPr>
          <w:color w:val="00B050"/>
          <w:sz w:val="28"/>
          <w:szCs w:val="28"/>
        </w:rPr>
        <w:sectPr w:rsidR="002E5CCC" w:rsidRPr="002E5CCC" w:rsidSect="002E5CCC">
          <w:headerReference w:type="default" r:id="rId16"/>
          <w:headerReference w:type="first" r:id="rId17"/>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140E4C" w:rsidRPr="00140E4C">
        <w:rPr>
          <w:color w:val="000000" w:themeColor="text1"/>
          <w:sz w:val="28"/>
          <w:szCs w:val="28"/>
        </w:rPr>
        <w:t>22</w:t>
      </w:r>
    </w:p>
    <w:p w14:paraId="70C53E68" w14:textId="1F3953A6" w:rsidR="007A307A" w:rsidRDefault="007A307A" w:rsidP="005D023B">
      <w:pPr>
        <w:tabs>
          <w:tab w:val="left" w:pos="5949"/>
        </w:tabs>
        <w:jc w:val="center"/>
        <w:rPr>
          <w:sz w:val="28"/>
          <w:szCs w:val="28"/>
        </w:rPr>
      </w:pPr>
    </w:p>
    <w:p w14:paraId="754ABF93" w14:textId="77777777" w:rsidR="003E06EA" w:rsidRPr="002E5CCC" w:rsidRDefault="003E06EA" w:rsidP="005D023B">
      <w:pPr>
        <w:tabs>
          <w:tab w:val="left" w:pos="5949"/>
        </w:tabs>
        <w:jc w:val="center"/>
        <w:rPr>
          <w:sz w:val="28"/>
          <w:szCs w:val="28"/>
        </w:rPr>
      </w:pP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3C64100A" w:rsidR="002D78C0" w:rsidRPr="00140E4C" w:rsidRDefault="00140E4C" w:rsidP="00773C8A">
                            <w:pPr>
                              <w:pStyle w:val="Textodenotaderodap"/>
                              <w:ind w:left="0" w:firstLine="567"/>
                              <w:rPr>
                                <w:color w:val="000000" w:themeColor="text1"/>
                              </w:rPr>
                            </w:pPr>
                            <w:r w:rsidRPr="00140E4C">
                              <w:rPr>
                                <w:color w:val="000000" w:themeColor="text1"/>
                              </w:rPr>
                              <w:t>SILVA</w:t>
                            </w:r>
                            <w:r w:rsidR="002D78C0" w:rsidRPr="00140E4C">
                              <w:rPr>
                                <w:color w:val="000000" w:themeColor="text1"/>
                              </w:rPr>
                              <w:t xml:space="preserve">, </w:t>
                            </w:r>
                            <w:r w:rsidRPr="00140E4C">
                              <w:rPr>
                                <w:color w:val="000000" w:themeColor="text1"/>
                              </w:rPr>
                              <w:t>Leonardo</w:t>
                            </w:r>
                            <w:r w:rsidR="00F660DE">
                              <w:rPr>
                                <w:color w:val="000000" w:themeColor="text1"/>
                              </w:rPr>
                              <w:t xml:space="preserve"> Aleixo</w:t>
                            </w:r>
                          </w:p>
                          <w:p w14:paraId="251EFA84" w14:textId="12ED74A7" w:rsidR="002D78C0" w:rsidRDefault="00140E4C" w:rsidP="00773C8A">
                            <w:pPr>
                              <w:pStyle w:val="Textodenotaderodap"/>
                              <w:ind w:left="0" w:firstLine="567"/>
                            </w:pPr>
                            <w:r w:rsidRPr="00140E4C">
                              <w:rPr>
                                <w:color w:val="000000" w:themeColor="text1"/>
                              </w:rPr>
                              <w:t>Sistema de Identificação Humana em Câmeras de Vigilância</w:t>
                            </w:r>
                            <w:r w:rsidR="002D78C0">
                              <w:t>.</w:t>
                            </w:r>
                          </w:p>
                          <w:p w14:paraId="307D57FF" w14:textId="7B00C8E5" w:rsidR="002D78C0" w:rsidRDefault="002D78C0" w:rsidP="00773C8A">
                            <w:pPr>
                              <w:pStyle w:val="Textodenotaderodap"/>
                              <w:ind w:left="0" w:firstLine="567"/>
                            </w:pPr>
                            <w:r>
                              <w:t>São José dos Campos, 2</w:t>
                            </w:r>
                            <w:r w:rsidRPr="00140E4C">
                              <w:rPr>
                                <w:color w:val="000000" w:themeColor="text1"/>
                              </w:rPr>
                              <w:t>0</w:t>
                            </w:r>
                            <w:r w:rsidR="00140E4C" w:rsidRPr="00140E4C">
                              <w:rPr>
                                <w:color w:val="000000" w:themeColor="text1"/>
                              </w:rPr>
                              <w:t>22</w:t>
                            </w:r>
                            <w:r>
                              <w:t>.</w:t>
                            </w:r>
                          </w:p>
                          <w:p w14:paraId="53A59466" w14:textId="0F42C431" w:rsidR="002D78C0" w:rsidRPr="00674D85" w:rsidRDefault="00663CD8" w:rsidP="00773C8A">
                            <w:pPr>
                              <w:pStyle w:val="Textodenotaderodap"/>
                              <w:ind w:left="0" w:firstLine="567"/>
                              <w:rPr>
                                <w:color w:val="00B050"/>
                              </w:rPr>
                            </w:pPr>
                            <w:r>
                              <w:rPr>
                                <w:color w:val="000000" w:themeColor="text1"/>
                              </w:rPr>
                              <w:t>2</w:t>
                            </w:r>
                            <w:r w:rsidR="005A097C">
                              <w:rPr>
                                <w:color w:val="000000" w:themeColor="text1"/>
                              </w:rPr>
                              <w:t>9</w:t>
                            </w:r>
                            <w:r w:rsidR="002D78C0" w:rsidRPr="00140E4C">
                              <w:rPr>
                                <w:color w:val="000000" w:themeColor="text1"/>
                              </w:rPr>
                              <w:t>f</w:t>
                            </w:r>
                            <w:r w:rsidR="002D78C0">
                              <w:t xml:space="preserve">. </w:t>
                            </w:r>
                          </w:p>
                          <w:p w14:paraId="123AE0D4" w14:textId="77777777" w:rsidR="002D78C0" w:rsidRDefault="002D78C0" w:rsidP="00773C8A">
                            <w:pPr>
                              <w:ind w:left="0"/>
                              <w:rPr>
                                <w:sz w:val="20"/>
                                <w:szCs w:val="20"/>
                              </w:rPr>
                            </w:pPr>
                          </w:p>
                          <w:p w14:paraId="77CFDB56" w14:textId="77777777" w:rsidR="002D78C0" w:rsidRDefault="002D78C0" w:rsidP="00773C8A">
                            <w:pPr>
                              <w:ind w:left="0"/>
                              <w:rPr>
                                <w:sz w:val="20"/>
                                <w:szCs w:val="20"/>
                              </w:rPr>
                            </w:pPr>
                          </w:p>
                          <w:p w14:paraId="7C1E6687" w14:textId="6DB3AA50" w:rsidR="002D78C0" w:rsidRDefault="002D78C0" w:rsidP="00773C8A">
                            <w:pPr>
                              <w:ind w:left="0" w:right="295" w:firstLine="567"/>
                              <w:jc w:val="both"/>
                              <w:rPr>
                                <w:sz w:val="20"/>
                                <w:szCs w:val="20"/>
                              </w:rPr>
                            </w:pPr>
                            <w:r>
                              <w:rPr>
                                <w:sz w:val="20"/>
                                <w:szCs w:val="20"/>
                              </w:rPr>
                              <w:t xml:space="preserve">Trabalho de Graduação – Curso de Tecnologia </w:t>
                            </w:r>
                            <w:r w:rsidRPr="00DD771D">
                              <w:rPr>
                                <w:sz w:val="20"/>
                                <w:szCs w:val="20"/>
                              </w:rPr>
                              <w:t xml:space="preserve">em </w:t>
                            </w:r>
                            <w:r w:rsidR="00140E4C" w:rsidRPr="00140E4C">
                              <w:rPr>
                                <w:color w:val="000000" w:themeColor="text1"/>
                                <w:sz w:val="20"/>
                                <w:szCs w:val="20"/>
                              </w:rPr>
                              <w:t>Banco de Dados</w:t>
                            </w:r>
                            <w:r w:rsidRPr="00140E4C">
                              <w:rPr>
                                <w:color w:val="000000" w:themeColor="text1"/>
                                <w:sz w:val="20"/>
                                <w:szCs w:val="20"/>
                              </w:rPr>
                              <w:t>.</w:t>
                            </w:r>
                          </w:p>
                          <w:p w14:paraId="355045A6" w14:textId="3808CF88" w:rsidR="002D78C0" w:rsidRDefault="002D78C0" w:rsidP="00773C8A">
                            <w:pPr>
                              <w:ind w:left="0"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sidR="00140E4C" w:rsidRPr="00140E4C">
                              <w:rPr>
                                <w:color w:val="000000" w:themeColor="text1"/>
                                <w:sz w:val="20"/>
                                <w:szCs w:val="20"/>
                              </w:rPr>
                              <w:t>22</w:t>
                            </w:r>
                            <w:r>
                              <w:rPr>
                                <w:sz w:val="20"/>
                                <w:szCs w:val="20"/>
                              </w:rPr>
                              <w:t>.</w:t>
                            </w:r>
                          </w:p>
                          <w:p w14:paraId="638CCDD7" w14:textId="357D1C99" w:rsidR="002D78C0" w:rsidRDefault="002D78C0" w:rsidP="00773C8A">
                            <w:pPr>
                              <w:ind w:left="0" w:right="295" w:firstLine="567"/>
                              <w:jc w:val="both"/>
                              <w:rPr>
                                <w:sz w:val="20"/>
                                <w:szCs w:val="20"/>
                              </w:rPr>
                            </w:pPr>
                            <w:r w:rsidRPr="00140E4C">
                              <w:rPr>
                                <w:color w:val="000000" w:themeColor="text1"/>
                                <w:sz w:val="20"/>
                                <w:szCs w:val="20"/>
                              </w:rPr>
                              <w:t>Orientador Interno ou Principal:</w:t>
                            </w:r>
                            <w:r w:rsidR="00140E4C" w:rsidRPr="00140E4C">
                              <w:rPr>
                                <w:color w:val="000000" w:themeColor="text1"/>
                                <w:sz w:val="20"/>
                                <w:szCs w:val="20"/>
                              </w:rPr>
                              <w:t xml:space="preserve"> Me, Carlos Augusto Lombardi Garcia</w:t>
                            </w:r>
                            <w:r>
                              <w:rPr>
                                <w:sz w:val="20"/>
                                <w:szCs w:val="20"/>
                              </w:rPr>
                              <w:t>.</w:t>
                            </w:r>
                          </w:p>
                          <w:p w14:paraId="3CDC41FD" w14:textId="77777777" w:rsidR="002D78C0" w:rsidRPr="00216199" w:rsidRDefault="002D78C0" w:rsidP="00773C8A">
                            <w:pPr>
                              <w:ind w:left="0" w:right="295"/>
                              <w:jc w:val="both"/>
                              <w:rPr>
                                <w:sz w:val="20"/>
                                <w:szCs w:val="20"/>
                              </w:rPr>
                            </w:pPr>
                          </w:p>
                          <w:p w14:paraId="68DC629F" w14:textId="77777777" w:rsidR="002D78C0" w:rsidRDefault="002D78C0" w:rsidP="00237E74">
                            <w:pPr>
                              <w:rPr>
                                <w:sz w:val="20"/>
                                <w:szCs w:val="20"/>
                              </w:rPr>
                            </w:pPr>
                          </w:p>
                          <w:p w14:paraId="69C05430" w14:textId="58AC8D40" w:rsidR="002D78C0" w:rsidRPr="00D048E1" w:rsidRDefault="002D78C0" w:rsidP="009C5DC4">
                            <w:pPr>
                              <w:ind w:left="540" w:right="240"/>
                              <w:jc w:val="both"/>
                              <w:rPr>
                                <w:sz w:val="20"/>
                                <w:szCs w:val="20"/>
                              </w:rPr>
                            </w:pPr>
                            <w:r w:rsidRPr="007D0366">
                              <w:rPr>
                                <w:sz w:val="20"/>
                                <w:szCs w:val="20"/>
                              </w:rPr>
                              <w:t>1</w:t>
                            </w:r>
                            <w:r w:rsidRPr="00F660DE">
                              <w:rPr>
                                <w:color w:val="000000" w:themeColor="text1"/>
                                <w:sz w:val="20"/>
                                <w:szCs w:val="20"/>
                              </w:rPr>
                              <w:t xml:space="preserve">. </w:t>
                            </w:r>
                            <w:r w:rsidR="00140E4C" w:rsidRPr="00F660DE">
                              <w:rPr>
                                <w:color w:val="000000" w:themeColor="text1"/>
                                <w:sz w:val="20"/>
                                <w:szCs w:val="20"/>
                              </w:rPr>
                              <w:t>Inteligência Artificial</w:t>
                            </w:r>
                            <w:r w:rsidRPr="00F660DE">
                              <w:rPr>
                                <w:color w:val="000000" w:themeColor="text1"/>
                                <w:sz w:val="20"/>
                                <w:szCs w:val="20"/>
                              </w:rPr>
                              <w:t xml:space="preserve"> 1. 2. </w:t>
                            </w:r>
                            <w:r w:rsidR="00140E4C" w:rsidRPr="00F660DE">
                              <w:rPr>
                                <w:color w:val="000000" w:themeColor="text1"/>
                                <w:sz w:val="20"/>
                                <w:szCs w:val="20"/>
                              </w:rPr>
                              <w:t>YOLO</w:t>
                            </w:r>
                            <w:r w:rsidRPr="00F660DE">
                              <w:rPr>
                                <w:color w:val="000000" w:themeColor="text1"/>
                                <w:sz w:val="20"/>
                                <w:szCs w:val="20"/>
                              </w:rPr>
                              <w:t xml:space="preserve"> 2. 3. </w:t>
                            </w:r>
                            <w:r w:rsidR="00140E4C" w:rsidRPr="00F660DE">
                              <w:rPr>
                                <w:color w:val="000000" w:themeColor="text1"/>
                                <w:sz w:val="20"/>
                                <w:szCs w:val="20"/>
                              </w:rPr>
                              <w:t>Câmera de Segurança</w:t>
                            </w:r>
                            <w:r w:rsidRPr="00F660DE">
                              <w:rPr>
                                <w:color w:val="000000" w:themeColor="text1"/>
                                <w:sz w:val="20"/>
                                <w:szCs w:val="20"/>
                              </w:rPr>
                              <w:t xml:space="preserve"> 3</w:t>
                            </w:r>
                            <w:r w:rsidRPr="00674D85">
                              <w:rPr>
                                <w:sz w:val="20"/>
                                <w:szCs w:val="20"/>
                              </w:rPr>
                              <w:t>. I. Faculdade de Tecnologia. FATEC de São José dos Campos: Professor Jessen Vidal.</w:t>
                            </w:r>
                            <w:r w:rsidRPr="008A20EA">
                              <w:t xml:space="preserve"> </w:t>
                            </w:r>
                            <w:r w:rsidRPr="00674D85">
                              <w:rPr>
                                <w:sz w:val="20"/>
                                <w:szCs w:val="20"/>
                              </w:rPr>
                              <w:t xml:space="preserve">Divisão de Informação e Documentação.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">
                <v:textbox>
                  <w:txbxContent>
                    <w:p w14:paraId="1BAF09FD" w14:textId="3C64100A" w:rsidR="002D78C0" w:rsidRPr="00140E4C" w:rsidRDefault="00140E4C" w:rsidP="00773C8A">
                      <w:pPr>
                        <w:pStyle w:val="Textodenotaderodap"/>
                        <w:ind w:left="0" w:firstLine="567"/>
                        <w:rPr>
                          <w:color w:val="000000" w:themeColor="text1"/>
                        </w:rPr>
                      </w:pPr>
                      <w:r w:rsidRPr="00140E4C">
                        <w:rPr>
                          <w:color w:val="000000" w:themeColor="text1"/>
                        </w:rPr>
                        <w:t>SILVA</w:t>
                      </w:r>
                      <w:r w:rsidR="002D78C0" w:rsidRPr="00140E4C">
                        <w:rPr>
                          <w:color w:val="000000" w:themeColor="text1"/>
                        </w:rPr>
                        <w:t xml:space="preserve">, </w:t>
                      </w:r>
                      <w:r w:rsidRPr="00140E4C">
                        <w:rPr>
                          <w:color w:val="000000" w:themeColor="text1"/>
                        </w:rPr>
                        <w:t>Leonardo</w:t>
                      </w:r>
                      <w:r w:rsidR="00F660DE">
                        <w:rPr>
                          <w:color w:val="000000" w:themeColor="text1"/>
                        </w:rPr>
                        <w:t xml:space="preserve"> Aleixo</w:t>
                      </w:r>
                    </w:p>
                    <w:p w14:paraId="251EFA84" w14:textId="12ED74A7" w:rsidR="002D78C0" w:rsidRDefault="00140E4C" w:rsidP="00773C8A">
                      <w:pPr>
                        <w:pStyle w:val="Textodenotaderodap"/>
                        <w:ind w:left="0" w:firstLine="567"/>
                      </w:pPr>
                      <w:r w:rsidRPr="00140E4C">
                        <w:rPr>
                          <w:color w:val="000000" w:themeColor="text1"/>
                        </w:rPr>
                        <w:t>Sistema de Identificação Humana em Câmeras de Vigilância</w:t>
                      </w:r>
                      <w:r w:rsidR="002D78C0">
                        <w:t>.</w:t>
                      </w:r>
                    </w:p>
                    <w:p w14:paraId="307D57FF" w14:textId="7B00C8E5" w:rsidR="002D78C0" w:rsidRDefault="002D78C0" w:rsidP="00773C8A">
                      <w:pPr>
                        <w:pStyle w:val="Textodenotaderodap"/>
                        <w:ind w:left="0" w:firstLine="567"/>
                      </w:pPr>
                      <w:r>
                        <w:t>São José dos Campos, 2</w:t>
                      </w:r>
                      <w:r w:rsidRPr="00140E4C">
                        <w:rPr>
                          <w:color w:val="000000" w:themeColor="text1"/>
                        </w:rPr>
                        <w:t>0</w:t>
                      </w:r>
                      <w:r w:rsidR="00140E4C" w:rsidRPr="00140E4C">
                        <w:rPr>
                          <w:color w:val="000000" w:themeColor="text1"/>
                        </w:rPr>
                        <w:t>22</w:t>
                      </w:r>
                      <w:r>
                        <w:t>.</w:t>
                      </w:r>
                    </w:p>
                    <w:p w14:paraId="53A59466" w14:textId="0F42C431" w:rsidR="002D78C0" w:rsidRPr="00674D85" w:rsidRDefault="00663CD8" w:rsidP="00773C8A">
                      <w:pPr>
                        <w:pStyle w:val="Textodenotaderodap"/>
                        <w:ind w:left="0" w:firstLine="567"/>
                        <w:rPr>
                          <w:color w:val="00B050"/>
                        </w:rPr>
                      </w:pPr>
                      <w:r>
                        <w:rPr>
                          <w:color w:val="000000" w:themeColor="text1"/>
                        </w:rPr>
                        <w:t>2</w:t>
                      </w:r>
                      <w:r w:rsidR="005A097C">
                        <w:rPr>
                          <w:color w:val="000000" w:themeColor="text1"/>
                        </w:rPr>
                        <w:t>9</w:t>
                      </w:r>
                      <w:r w:rsidR="002D78C0" w:rsidRPr="00140E4C">
                        <w:rPr>
                          <w:color w:val="000000" w:themeColor="text1"/>
                        </w:rPr>
                        <w:t>f</w:t>
                      </w:r>
                      <w:r w:rsidR="002D78C0">
                        <w:t xml:space="preserve">. </w:t>
                      </w:r>
                    </w:p>
                    <w:p w14:paraId="123AE0D4" w14:textId="77777777" w:rsidR="002D78C0" w:rsidRDefault="002D78C0" w:rsidP="00773C8A">
                      <w:pPr>
                        <w:ind w:left="0"/>
                        <w:rPr>
                          <w:sz w:val="20"/>
                          <w:szCs w:val="20"/>
                        </w:rPr>
                      </w:pPr>
                    </w:p>
                    <w:p w14:paraId="77CFDB56" w14:textId="77777777" w:rsidR="002D78C0" w:rsidRDefault="002D78C0" w:rsidP="00773C8A">
                      <w:pPr>
                        <w:ind w:left="0"/>
                        <w:rPr>
                          <w:sz w:val="20"/>
                          <w:szCs w:val="20"/>
                        </w:rPr>
                      </w:pPr>
                    </w:p>
                    <w:p w14:paraId="7C1E6687" w14:textId="6DB3AA50" w:rsidR="002D78C0" w:rsidRDefault="002D78C0" w:rsidP="00773C8A">
                      <w:pPr>
                        <w:ind w:left="0" w:right="295" w:firstLine="567"/>
                        <w:jc w:val="both"/>
                        <w:rPr>
                          <w:sz w:val="20"/>
                          <w:szCs w:val="20"/>
                        </w:rPr>
                      </w:pPr>
                      <w:r>
                        <w:rPr>
                          <w:sz w:val="20"/>
                          <w:szCs w:val="20"/>
                        </w:rPr>
                        <w:t xml:space="preserve">Trabalho de Graduação – Curso de Tecnologia </w:t>
                      </w:r>
                      <w:r w:rsidRPr="00DD771D">
                        <w:rPr>
                          <w:sz w:val="20"/>
                          <w:szCs w:val="20"/>
                        </w:rPr>
                        <w:t xml:space="preserve">em </w:t>
                      </w:r>
                      <w:r w:rsidR="00140E4C" w:rsidRPr="00140E4C">
                        <w:rPr>
                          <w:color w:val="000000" w:themeColor="text1"/>
                          <w:sz w:val="20"/>
                          <w:szCs w:val="20"/>
                        </w:rPr>
                        <w:t>Banco de Dados</w:t>
                      </w:r>
                      <w:r w:rsidRPr="00140E4C">
                        <w:rPr>
                          <w:color w:val="000000" w:themeColor="text1"/>
                          <w:sz w:val="20"/>
                          <w:szCs w:val="20"/>
                        </w:rPr>
                        <w:t>.</w:t>
                      </w:r>
                    </w:p>
                    <w:p w14:paraId="355045A6" w14:textId="3808CF88" w:rsidR="002D78C0" w:rsidRDefault="002D78C0" w:rsidP="00773C8A">
                      <w:pPr>
                        <w:ind w:left="0"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sidR="00140E4C" w:rsidRPr="00140E4C">
                        <w:rPr>
                          <w:color w:val="000000" w:themeColor="text1"/>
                          <w:sz w:val="20"/>
                          <w:szCs w:val="20"/>
                        </w:rPr>
                        <w:t>22</w:t>
                      </w:r>
                      <w:r>
                        <w:rPr>
                          <w:sz w:val="20"/>
                          <w:szCs w:val="20"/>
                        </w:rPr>
                        <w:t>.</w:t>
                      </w:r>
                    </w:p>
                    <w:p w14:paraId="638CCDD7" w14:textId="357D1C99" w:rsidR="002D78C0" w:rsidRDefault="002D78C0" w:rsidP="00773C8A">
                      <w:pPr>
                        <w:ind w:left="0" w:right="295" w:firstLine="567"/>
                        <w:jc w:val="both"/>
                        <w:rPr>
                          <w:sz w:val="20"/>
                          <w:szCs w:val="20"/>
                        </w:rPr>
                      </w:pPr>
                      <w:r w:rsidRPr="00140E4C">
                        <w:rPr>
                          <w:color w:val="000000" w:themeColor="text1"/>
                          <w:sz w:val="20"/>
                          <w:szCs w:val="20"/>
                        </w:rPr>
                        <w:t>Orientador Interno ou Principal:</w:t>
                      </w:r>
                      <w:r w:rsidR="00140E4C" w:rsidRPr="00140E4C">
                        <w:rPr>
                          <w:color w:val="000000" w:themeColor="text1"/>
                          <w:sz w:val="20"/>
                          <w:szCs w:val="20"/>
                        </w:rPr>
                        <w:t xml:space="preserve"> Me, Carlos Augusto Lombardi Garcia</w:t>
                      </w:r>
                      <w:r>
                        <w:rPr>
                          <w:sz w:val="20"/>
                          <w:szCs w:val="20"/>
                        </w:rPr>
                        <w:t>.</w:t>
                      </w:r>
                    </w:p>
                    <w:p w14:paraId="3CDC41FD" w14:textId="77777777" w:rsidR="002D78C0" w:rsidRPr="00216199" w:rsidRDefault="002D78C0" w:rsidP="00773C8A">
                      <w:pPr>
                        <w:ind w:left="0" w:right="295"/>
                        <w:jc w:val="both"/>
                        <w:rPr>
                          <w:sz w:val="20"/>
                          <w:szCs w:val="20"/>
                        </w:rPr>
                      </w:pPr>
                    </w:p>
                    <w:p w14:paraId="68DC629F" w14:textId="77777777" w:rsidR="002D78C0" w:rsidRDefault="002D78C0" w:rsidP="00237E74">
                      <w:pPr>
                        <w:rPr>
                          <w:sz w:val="20"/>
                          <w:szCs w:val="20"/>
                        </w:rPr>
                      </w:pPr>
                    </w:p>
                    <w:p w14:paraId="69C05430" w14:textId="58AC8D40" w:rsidR="002D78C0" w:rsidRPr="00D048E1" w:rsidRDefault="002D78C0" w:rsidP="009C5DC4">
                      <w:pPr>
                        <w:ind w:left="540" w:right="240"/>
                        <w:jc w:val="both"/>
                        <w:rPr>
                          <w:sz w:val="20"/>
                          <w:szCs w:val="20"/>
                        </w:rPr>
                      </w:pPr>
                      <w:r w:rsidRPr="007D0366">
                        <w:rPr>
                          <w:sz w:val="20"/>
                          <w:szCs w:val="20"/>
                        </w:rPr>
                        <w:t>1</w:t>
                      </w:r>
                      <w:r w:rsidRPr="00F660DE">
                        <w:rPr>
                          <w:color w:val="000000" w:themeColor="text1"/>
                          <w:sz w:val="20"/>
                          <w:szCs w:val="20"/>
                        </w:rPr>
                        <w:t xml:space="preserve">. </w:t>
                      </w:r>
                      <w:r w:rsidR="00140E4C" w:rsidRPr="00F660DE">
                        <w:rPr>
                          <w:color w:val="000000" w:themeColor="text1"/>
                          <w:sz w:val="20"/>
                          <w:szCs w:val="20"/>
                        </w:rPr>
                        <w:t>Inteligência Artificial</w:t>
                      </w:r>
                      <w:r w:rsidRPr="00F660DE">
                        <w:rPr>
                          <w:color w:val="000000" w:themeColor="text1"/>
                          <w:sz w:val="20"/>
                          <w:szCs w:val="20"/>
                        </w:rPr>
                        <w:t xml:space="preserve"> 1. 2. </w:t>
                      </w:r>
                      <w:r w:rsidR="00140E4C" w:rsidRPr="00F660DE">
                        <w:rPr>
                          <w:color w:val="000000" w:themeColor="text1"/>
                          <w:sz w:val="20"/>
                          <w:szCs w:val="20"/>
                        </w:rPr>
                        <w:t>YOLO</w:t>
                      </w:r>
                      <w:r w:rsidRPr="00F660DE">
                        <w:rPr>
                          <w:color w:val="000000" w:themeColor="text1"/>
                          <w:sz w:val="20"/>
                          <w:szCs w:val="20"/>
                        </w:rPr>
                        <w:t xml:space="preserve"> 2. 3. </w:t>
                      </w:r>
                      <w:r w:rsidR="00140E4C" w:rsidRPr="00F660DE">
                        <w:rPr>
                          <w:color w:val="000000" w:themeColor="text1"/>
                          <w:sz w:val="20"/>
                          <w:szCs w:val="20"/>
                        </w:rPr>
                        <w:t>Câmera de Segurança</w:t>
                      </w:r>
                      <w:r w:rsidRPr="00F660DE">
                        <w:rPr>
                          <w:color w:val="000000" w:themeColor="text1"/>
                          <w:sz w:val="20"/>
                          <w:szCs w:val="20"/>
                        </w:rPr>
                        <w:t xml:space="preserve"> 3</w:t>
                      </w:r>
                      <w:r w:rsidRPr="00674D85">
                        <w:rPr>
                          <w:sz w:val="20"/>
                          <w:szCs w:val="20"/>
                        </w:rPr>
                        <w:t>. I. Faculdade de Tecnologia. FATEC de São José dos Campos: Professor Jessen Vidal.</w:t>
                      </w:r>
                      <w:r w:rsidRPr="008A20EA">
                        <w:t xml:space="preserve"> </w:t>
                      </w:r>
                      <w:r w:rsidRPr="00674D85">
                        <w:rPr>
                          <w:sz w:val="20"/>
                          <w:szCs w:val="20"/>
                        </w:rPr>
                        <w:t xml:space="preserve">Divisão de Informação e Documentação. </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7DD3230D" w:rsidR="007A307A" w:rsidRPr="002E5CCC" w:rsidRDefault="00F660DE" w:rsidP="00237E74">
      <w:pPr>
        <w:jc w:val="both"/>
      </w:pPr>
      <w:r w:rsidRPr="00F660DE">
        <w:rPr>
          <w:color w:val="000000" w:themeColor="text1"/>
        </w:rPr>
        <w:t>SILVA</w:t>
      </w:r>
      <w:r w:rsidR="007A307A" w:rsidRPr="00F660DE">
        <w:rPr>
          <w:color w:val="000000" w:themeColor="text1"/>
        </w:rPr>
        <w:t xml:space="preserve">, </w:t>
      </w:r>
      <w:r w:rsidRPr="00F660DE">
        <w:rPr>
          <w:color w:val="000000" w:themeColor="text1"/>
        </w:rPr>
        <w:t>Leonardo Aleixo</w:t>
      </w:r>
      <w:r w:rsidR="007A307A" w:rsidRPr="00F660DE">
        <w:rPr>
          <w:color w:val="000000" w:themeColor="text1"/>
        </w:rPr>
        <w:t xml:space="preserve">. </w:t>
      </w:r>
      <w:r w:rsidRPr="00F660DE">
        <w:rPr>
          <w:b/>
          <w:bCs/>
          <w:color w:val="000000" w:themeColor="text1"/>
        </w:rPr>
        <w:t>Sistema de Identificação Humana em Câmeras de Vigilância</w:t>
      </w:r>
      <w:r w:rsidR="007A307A" w:rsidRPr="00F660DE">
        <w:rPr>
          <w:b/>
          <w:bCs/>
          <w:color w:val="000000" w:themeColor="text1"/>
        </w:rPr>
        <w:t xml:space="preserve">. </w:t>
      </w:r>
      <w:r w:rsidR="007A307A" w:rsidRPr="00F660DE">
        <w:rPr>
          <w:color w:val="000000" w:themeColor="text1"/>
        </w:rPr>
        <w:t>20</w:t>
      </w:r>
      <w:r w:rsidRPr="00F660DE">
        <w:rPr>
          <w:color w:val="000000" w:themeColor="text1"/>
        </w:rPr>
        <w:t>22</w:t>
      </w:r>
      <w:r w:rsidR="007A307A" w:rsidRPr="00F660DE">
        <w:rPr>
          <w:color w:val="000000" w:themeColor="text1"/>
        </w:rPr>
        <w:t xml:space="preserve">. </w:t>
      </w:r>
      <w:r w:rsidR="00663CD8">
        <w:rPr>
          <w:color w:val="000000" w:themeColor="text1"/>
        </w:rPr>
        <w:t>2</w:t>
      </w:r>
      <w:r w:rsidR="005A097C">
        <w:rPr>
          <w:color w:val="000000" w:themeColor="text1"/>
        </w:rPr>
        <w:t>9</w:t>
      </w:r>
      <w:r w:rsidR="007A307A" w:rsidRPr="00F660DE">
        <w:rPr>
          <w:color w:val="000000" w:themeColor="text1"/>
        </w:rPr>
        <w:t>f</w:t>
      </w:r>
      <w:r w:rsidR="007A307A" w:rsidRPr="002E5CCC">
        <w:t xml:space="preserve">. Trabalho de Graduação - FATEC de São José dos Campos: Professor </w:t>
      </w:r>
      <w:proofErr w:type="spellStart"/>
      <w:r w:rsidR="007A307A" w:rsidRPr="002E5CCC">
        <w:t>Jessen</w:t>
      </w:r>
      <w:proofErr w:type="spellEnd"/>
      <w:r w:rsidR="007A307A" w:rsidRPr="002E5CCC">
        <w:t xml:space="preserve"> Vidal.</w:t>
      </w:r>
    </w:p>
    <w:p w14:paraId="1556CBE1" w14:textId="77777777" w:rsidR="007A307A" w:rsidRPr="002E5CCC" w:rsidRDefault="007A307A" w:rsidP="00237E74"/>
    <w:p w14:paraId="3DD841BE" w14:textId="77777777" w:rsidR="007A307A" w:rsidRPr="002E5CCC" w:rsidRDefault="007A307A" w:rsidP="00237E74"/>
    <w:p w14:paraId="501F2EBA" w14:textId="77777777" w:rsidR="007A307A" w:rsidRPr="002E5CCC" w:rsidRDefault="007A307A" w:rsidP="00F660DE">
      <w:pPr>
        <w:ind w:left="0"/>
      </w:pP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006F86B9" w:rsidR="007A307A" w:rsidRPr="00F660DE" w:rsidRDefault="007A307A" w:rsidP="00237E74">
      <w:pPr>
        <w:rPr>
          <w:color w:val="000000" w:themeColor="text1"/>
        </w:rPr>
      </w:pPr>
      <w:r w:rsidRPr="00F660DE">
        <w:rPr>
          <w:color w:val="000000" w:themeColor="text1"/>
        </w:rPr>
        <w:t xml:space="preserve">NOME(S) DO(S) AUTOR(ES): </w:t>
      </w:r>
      <w:r w:rsidR="00F660DE" w:rsidRPr="00F660DE">
        <w:rPr>
          <w:color w:val="000000" w:themeColor="text1"/>
        </w:rPr>
        <w:t>Leonardo Aleixo da Silva</w:t>
      </w:r>
      <w:r w:rsidRPr="00F660DE">
        <w:rPr>
          <w:color w:val="000000" w:themeColor="text1"/>
        </w:rPr>
        <w:t xml:space="preserve"> </w:t>
      </w:r>
    </w:p>
    <w:p w14:paraId="6DF166CF" w14:textId="4C617E0F" w:rsidR="007A307A" w:rsidRPr="00F660DE" w:rsidRDefault="007A307A" w:rsidP="00237E74">
      <w:pPr>
        <w:rPr>
          <w:color w:val="000000" w:themeColor="text1"/>
        </w:rPr>
      </w:pPr>
      <w:r w:rsidRPr="00F660DE">
        <w:rPr>
          <w:color w:val="000000" w:themeColor="text1"/>
        </w:rPr>
        <w:t xml:space="preserve">TÍTULO DO TRABALHO: </w:t>
      </w:r>
      <w:r w:rsidR="00F660DE" w:rsidRPr="00F660DE">
        <w:rPr>
          <w:color w:val="000000" w:themeColor="text1"/>
        </w:rPr>
        <w:t>Sistema de Identificação Humana em Câmeras de Vigilância</w:t>
      </w:r>
      <w:r w:rsidRPr="00F660DE">
        <w:rPr>
          <w:color w:val="000000" w:themeColor="text1"/>
        </w:rPr>
        <w:t xml:space="preserve"> </w:t>
      </w:r>
    </w:p>
    <w:p w14:paraId="6101FC52" w14:textId="69B05A3D" w:rsidR="007A307A" w:rsidRPr="002E5CCC" w:rsidRDefault="007A307A" w:rsidP="00237E74">
      <w:r w:rsidRPr="00F660DE">
        <w:rPr>
          <w:color w:val="000000" w:themeColor="text1"/>
        </w:rPr>
        <w:t>TIPO DO TRABALHO/ANO: Trabalho de Graduação/20</w:t>
      </w:r>
      <w:r w:rsidR="00F660DE" w:rsidRPr="00F660DE">
        <w:rPr>
          <w:color w:val="000000" w:themeColor="text1"/>
        </w:rPr>
        <w:t>22</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 xml:space="preserve">É concedida à FATEC de São José dos Campos: Professor </w:t>
      </w:r>
      <w:proofErr w:type="spellStart"/>
      <w:r w:rsidRPr="002E5CCC">
        <w:t>Jessen</w:t>
      </w:r>
      <w:proofErr w:type="spellEnd"/>
      <w:r w:rsidRPr="002E5CCC">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521E78B" w14:textId="77777777" w:rsidR="007A307A" w:rsidRPr="002E5CCC" w:rsidRDefault="007A307A" w:rsidP="00F660DE">
      <w:pPr>
        <w:pStyle w:val="Corpodetexto"/>
        <w:spacing w:line="240" w:lineRule="auto"/>
        <w:ind w:left="0"/>
      </w:pPr>
    </w:p>
    <w:p w14:paraId="30BCB0B7" w14:textId="77777777" w:rsidR="007A307A" w:rsidRPr="002E5CCC" w:rsidRDefault="007A307A" w:rsidP="00237E74">
      <w:pPr>
        <w:pStyle w:val="Corpodetexto"/>
        <w:spacing w:line="240" w:lineRule="auto"/>
      </w:pPr>
    </w:p>
    <w:p w14:paraId="521B5D27" w14:textId="77777777" w:rsidR="007A307A" w:rsidRPr="002E5CCC" w:rsidRDefault="007A307A" w:rsidP="00F660DE">
      <w:pPr>
        <w:pStyle w:val="Corpodetexto"/>
        <w:spacing w:line="240" w:lineRule="auto"/>
        <w:ind w:left="0"/>
      </w:pPr>
    </w:p>
    <w:tbl>
      <w:tblPr>
        <w:tblW w:w="9312" w:type="dxa"/>
        <w:tblLook w:val="01E0" w:firstRow="1" w:lastRow="1" w:firstColumn="1" w:lastColumn="1" w:noHBand="0" w:noVBand="0"/>
      </w:tblPr>
      <w:tblGrid>
        <w:gridCol w:w="4944"/>
        <w:gridCol w:w="4368"/>
      </w:tblGrid>
      <w:tr w:rsidR="007A307A" w:rsidRPr="002E5CCC" w14:paraId="779452B7" w14:textId="77777777" w:rsidTr="009B76D5">
        <w:tc>
          <w:tcPr>
            <w:tcW w:w="4656" w:type="dxa"/>
            <w:shd w:val="clear" w:color="000000" w:fill="auto"/>
          </w:tcPr>
          <w:p w14:paraId="7ED1936E" w14:textId="77777777" w:rsidR="007A307A" w:rsidRPr="002E5CCC" w:rsidRDefault="007A307A" w:rsidP="0061512C">
            <w:r w:rsidRPr="002E5CCC">
              <w:t>_____________________________________</w:t>
            </w:r>
          </w:p>
          <w:p w14:paraId="4911E33D" w14:textId="3CB5F6C4" w:rsidR="007A307A" w:rsidRPr="00F660DE" w:rsidRDefault="00F660DE" w:rsidP="0061512C">
            <w:pPr>
              <w:rPr>
                <w:color w:val="000000" w:themeColor="text1"/>
              </w:rPr>
            </w:pPr>
            <w:r w:rsidRPr="00F660DE">
              <w:rPr>
                <w:color w:val="000000" w:themeColor="text1"/>
              </w:rPr>
              <w:t>Leonardo Aleixo da Silva</w:t>
            </w:r>
          </w:p>
          <w:p w14:paraId="4E4773CD" w14:textId="41B38D92" w:rsidR="007A307A" w:rsidRPr="00773C8A" w:rsidRDefault="00F660DE" w:rsidP="0061512C">
            <w:pPr>
              <w:rPr>
                <w:color w:val="00B050"/>
              </w:rPr>
            </w:pPr>
            <w:r w:rsidRPr="00F660DE">
              <w:rPr>
                <w:color w:val="000000" w:themeColor="text1"/>
              </w:rPr>
              <w:t xml:space="preserve">Avenida Pedro </w:t>
            </w:r>
            <w:proofErr w:type="spellStart"/>
            <w:r w:rsidRPr="00F660DE">
              <w:rPr>
                <w:color w:val="000000" w:themeColor="text1"/>
              </w:rPr>
              <w:t>Friggi</w:t>
            </w:r>
            <w:proofErr w:type="spellEnd"/>
            <w:r w:rsidRPr="00F660DE">
              <w:rPr>
                <w:color w:val="000000" w:themeColor="text1"/>
              </w:rPr>
              <w:t>, 3100 – Bloco 12 Apto 34</w:t>
            </w:r>
          </w:p>
          <w:p w14:paraId="263254BE" w14:textId="3233CDB4" w:rsidR="007A307A" w:rsidRPr="002E5CCC" w:rsidRDefault="00F660DE" w:rsidP="0074560E">
            <w:pPr>
              <w:pStyle w:val="Corpodetexto"/>
              <w:spacing w:line="240" w:lineRule="auto"/>
            </w:pPr>
            <w:r w:rsidRPr="00F660DE">
              <w:rPr>
                <w:color w:val="000000" w:themeColor="text1"/>
              </w:rPr>
              <w:t>12223-430</w:t>
            </w:r>
            <w:r w:rsidR="007A307A" w:rsidRPr="00F660DE">
              <w:rPr>
                <w:color w:val="000000" w:themeColor="text1"/>
              </w:rPr>
              <w:t xml:space="preserve">, </w:t>
            </w:r>
            <w:r w:rsidRPr="00F660DE">
              <w:rPr>
                <w:color w:val="000000" w:themeColor="text1"/>
              </w:rPr>
              <w:t>São José dos Campos</w:t>
            </w:r>
            <w:r w:rsidR="007A307A" w:rsidRPr="00F660DE">
              <w:rPr>
                <w:color w:val="000000" w:themeColor="text1"/>
              </w:rPr>
              <w:t xml:space="preserve"> </w:t>
            </w:r>
            <w:r w:rsidRPr="00F660DE">
              <w:rPr>
                <w:color w:val="000000" w:themeColor="text1"/>
              </w:rPr>
              <w:t>–</w:t>
            </w:r>
            <w:r w:rsidR="007A307A" w:rsidRPr="00F660DE">
              <w:rPr>
                <w:color w:val="000000" w:themeColor="text1"/>
              </w:rPr>
              <w:t xml:space="preserve"> </w:t>
            </w:r>
            <w:r w:rsidRPr="00F660DE">
              <w:rPr>
                <w:color w:val="000000" w:themeColor="text1"/>
              </w:rPr>
              <w:t>São Paulo</w:t>
            </w:r>
          </w:p>
        </w:tc>
        <w:tc>
          <w:tcPr>
            <w:tcW w:w="4656" w:type="dxa"/>
            <w:shd w:val="clear" w:color="000000" w:fill="auto"/>
          </w:tcPr>
          <w:p w14:paraId="4F0B1793" w14:textId="3BA19761" w:rsidR="007A307A" w:rsidRPr="002E5CCC" w:rsidRDefault="007A307A" w:rsidP="003E06EA">
            <w:pPr>
              <w:pStyle w:val="Corpodetexto"/>
              <w:spacing w:line="240" w:lineRule="auto"/>
              <w:ind w:left="0"/>
            </w:pPr>
          </w:p>
        </w:tc>
      </w:tr>
    </w:tbl>
    <w:p w14:paraId="10364167" w14:textId="1E627682" w:rsidR="009B76D5" w:rsidRPr="002E5CCC" w:rsidRDefault="00F660DE" w:rsidP="009B76D5">
      <w:pPr>
        <w:jc w:val="center"/>
        <w:rPr>
          <w:b/>
          <w:bCs/>
          <w:color w:val="00B050"/>
          <w:sz w:val="28"/>
        </w:rPr>
      </w:pPr>
      <w:r w:rsidRPr="00F660DE">
        <w:rPr>
          <w:b/>
          <w:color w:val="000000" w:themeColor="text1"/>
          <w:sz w:val="28"/>
        </w:rPr>
        <w:lastRenderedPageBreak/>
        <w:t>LEONARDO ALEIXO DA SILVA</w:t>
      </w:r>
      <w:r w:rsidR="009B76D5" w:rsidRPr="002E5CCC">
        <w:rPr>
          <w:b/>
          <w:color w:val="00B050"/>
          <w:sz w:val="28"/>
        </w:rPr>
        <w:br/>
      </w:r>
    </w:p>
    <w:p w14:paraId="0C77B6E8" w14:textId="77777777" w:rsidR="007A307A" w:rsidRPr="002E5CCC" w:rsidRDefault="007A307A" w:rsidP="009B76D5"/>
    <w:p w14:paraId="67B09561" w14:textId="77777777" w:rsidR="007A307A" w:rsidRPr="002E5CCC" w:rsidRDefault="007A307A" w:rsidP="00B9032D">
      <w:pPr>
        <w:pStyle w:val="Corpodetexto2"/>
        <w:spacing w:before="0" w:line="480" w:lineRule="auto"/>
        <w:jc w:val="center"/>
        <w:rPr>
          <w:sz w:val="32"/>
          <w:szCs w:val="32"/>
        </w:rPr>
      </w:pPr>
    </w:p>
    <w:p w14:paraId="7C5FA5CB" w14:textId="77777777" w:rsidR="007A307A" w:rsidRPr="002E5CCC" w:rsidRDefault="007A307A" w:rsidP="00B9032D">
      <w:pPr>
        <w:pStyle w:val="Corpodetexto2"/>
        <w:spacing w:before="0" w:line="480" w:lineRule="auto"/>
        <w:jc w:val="center"/>
        <w:rPr>
          <w:sz w:val="32"/>
          <w:szCs w:val="32"/>
        </w:rPr>
      </w:pPr>
    </w:p>
    <w:p w14:paraId="7C684ABD" w14:textId="54F97403" w:rsidR="007A307A" w:rsidRPr="00F660DE" w:rsidRDefault="00F660DE" w:rsidP="009B76D5">
      <w:pPr>
        <w:jc w:val="center"/>
        <w:rPr>
          <w:b/>
          <w:color w:val="000000" w:themeColor="text1"/>
          <w:sz w:val="32"/>
        </w:rPr>
      </w:pPr>
      <w:r w:rsidRPr="00F660DE">
        <w:rPr>
          <w:b/>
          <w:color w:val="000000" w:themeColor="text1"/>
          <w:sz w:val="32"/>
        </w:rPr>
        <w:t>SISTEMA DE IDENTIFICAÇÃO HUMANA EM CÂMERAS DE VIGILÂNCIA</w:t>
      </w: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2B76B731" w14:textId="7E5C0E1F" w:rsidR="00B4281C" w:rsidRPr="00F660DE" w:rsidRDefault="00F660DE" w:rsidP="00B4281C">
      <w:pPr>
        <w:jc w:val="center"/>
        <w:rPr>
          <w:b/>
          <w:bCs/>
          <w:color w:val="000000" w:themeColor="text1"/>
        </w:rPr>
      </w:pPr>
      <w:r w:rsidRPr="00F660DE">
        <w:rPr>
          <w:b/>
          <w:bCs/>
          <w:color w:val="000000" w:themeColor="text1"/>
        </w:rPr>
        <w:t>Me</w:t>
      </w:r>
      <w:r w:rsidR="00B4281C" w:rsidRPr="00F660DE">
        <w:rPr>
          <w:b/>
          <w:bCs/>
          <w:color w:val="000000" w:themeColor="text1"/>
        </w:rPr>
        <w:t xml:space="preserve">, </w:t>
      </w:r>
      <w:r w:rsidR="00033BD9">
        <w:rPr>
          <w:b/>
          <w:bCs/>
          <w:color w:val="000000" w:themeColor="text1"/>
        </w:rPr>
        <w:t>Diogo Branquinho Ramos</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69CC588" w14:textId="77777777" w:rsidR="007A307A" w:rsidRPr="002E5CCC" w:rsidRDefault="007A307A" w:rsidP="00E673DB">
      <w:pPr>
        <w:jc w:val="center"/>
        <w:rPr>
          <w:b/>
          <w:bCs/>
          <w:color w:val="000000"/>
        </w:rPr>
      </w:pPr>
      <w:r w:rsidRPr="002E5CCC">
        <w:rPr>
          <w:b/>
          <w:bCs/>
          <w:color w:val="000000"/>
        </w:rPr>
        <w:t>___________________________________________________________________</w:t>
      </w:r>
    </w:p>
    <w:p w14:paraId="03FD7C92" w14:textId="27F1ADC2" w:rsidR="00B4281C" w:rsidRPr="00F660DE" w:rsidRDefault="00F660DE" w:rsidP="00B4281C">
      <w:pPr>
        <w:jc w:val="center"/>
        <w:rPr>
          <w:b/>
          <w:bCs/>
          <w:color w:val="000000" w:themeColor="text1"/>
        </w:rPr>
      </w:pPr>
      <w:r w:rsidRPr="00F660DE">
        <w:rPr>
          <w:b/>
          <w:bCs/>
          <w:color w:val="000000" w:themeColor="text1"/>
        </w:rPr>
        <w:t>Me</w:t>
      </w:r>
      <w:r w:rsidR="00B4281C" w:rsidRPr="00F660DE">
        <w:rPr>
          <w:b/>
          <w:bCs/>
          <w:color w:val="000000" w:themeColor="text1"/>
        </w:rPr>
        <w:t xml:space="preserve">, </w:t>
      </w:r>
      <w:r w:rsidR="00033BD9">
        <w:rPr>
          <w:b/>
          <w:bCs/>
          <w:color w:val="000000" w:themeColor="text1"/>
        </w:rPr>
        <w:t xml:space="preserve">Lucas Gonçalves </w:t>
      </w:r>
      <w:proofErr w:type="spellStart"/>
      <w:r w:rsidR="00033BD9">
        <w:rPr>
          <w:b/>
          <w:bCs/>
          <w:color w:val="000000" w:themeColor="text1"/>
        </w:rPr>
        <w:t>Nadalete</w:t>
      </w:r>
      <w:proofErr w:type="spellEnd"/>
    </w:p>
    <w:p w14:paraId="7DB4A717" w14:textId="77777777" w:rsidR="007A307A" w:rsidRPr="002E5CCC" w:rsidRDefault="007A307A" w:rsidP="00513348">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8BC7964" w14:textId="4DADE625" w:rsidR="007A307A" w:rsidRPr="00F660DE" w:rsidRDefault="00F660DE" w:rsidP="00513348">
      <w:pPr>
        <w:jc w:val="center"/>
        <w:rPr>
          <w:color w:val="000000" w:themeColor="text1"/>
        </w:rPr>
      </w:pPr>
      <w:r w:rsidRPr="00F660DE">
        <w:rPr>
          <w:b/>
          <w:bCs/>
          <w:color w:val="000000" w:themeColor="text1"/>
        </w:rPr>
        <w:t>Me</w:t>
      </w:r>
      <w:r w:rsidR="00B4281C" w:rsidRPr="00F660DE">
        <w:rPr>
          <w:b/>
          <w:bCs/>
          <w:color w:val="000000" w:themeColor="text1"/>
        </w:rPr>
        <w:t xml:space="preserve">, </w:t>
      </w:r>
      <w:r w:rsidRPr="00F660DE">
        <w:rPr>
          <w:b/>
          <w:bCs/>
          <w:color w:val="000000" w:themeColor="text1"/>
        </w:rPr>
        <w:t>Carlos Augusto Lombardi Garcia</w:t>
      </w:r>
    </w:p>
    <w:p w14:paraId="7189F07B" w14:textId="4131073C" w:rsidR="007A307A" w:rsidRDefault="00F660DE" w:rsidP="00F660DE">
      <w:pPr>
        <w:tabs>
          <w:tab w:val="left" w:pos="2850"/>
        </w:tabs>
        <w:rPr>
          <w:b/>
          <w:bCs/>
          <w:color w:val="000000"/>
        </w:rPr>
      </w:pPr>
      <w:r>
        <w:rPr>
          <w:b/>
          <w:bCs/>
          <w:color w:val="000000"/>
        </w:rPr>
        <w:tab/>
      </w:r>
    </w:p>
    <w:p w14:paraId="04EE54B0" w14:textId="2362F35C" w:rsidR="00B4281C" w:rsidRDefault="00B4281C" w:rsidP="00B4281C">
      <w:pPr>
        <w:jc w:val="center"/>
        <w:rPr>
          <w:b/>
          <w:bCs/>
          <w:color w:val="000000"/>
        </w:rPr>
      </w:pPr>
    </w:p>
    <w:p w14:paraId="261EC2B3" w14:textId="77777777" w:rsidR="00F660DE" w:rsidRPr="002E5CCC" w:rsidRDefault="00F660DE" w:rsidP="00B4281C">
      <w:pPr>
        <w:jc w:val="center"/>
        <w:rPr>
          <w:b/>
          <w:bCs/>
          <w:color w:val="00B050"/>
        </w:rPr>
      </w:pP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45A40A6E" w14:textId="77777777" w:rsidR="00F660DE" w:rsidRDefault="007A307A" w:rsidP="00F660DE">
      <w:pPr>
        <w:autoSpaceDE w:val="0"/>
        <w:autoSpaceDN w:val="0"/>
        <w:adjustRightInd w:val="0"/>
        <w:jc w:val="center"/>
        <w:rPr>
          <w:b/>
          <w:bCs/>
          <w:color w:val="000000"/>
        </w:rPr>
      </w:pPr>
      <w:r w:rsidRPr="002E5CCC">
        <w:rPr>
          <w:b/>
          <w:bCs/>
          <w:color w:val="000000"/>
        </w:rPr>
        <w:t>DATA DA APROVAÇÃO</w:t>
      </w:r>
    </w:p>
    <w:p w14:paraId="6D6C6F20" w14:textId="35F65191" w:rsidR="007A307A" w:rsidRPr="002E5CCC" w:rsidRDefault="009B76D5" w:rsidP="00F660DE">
      <w:pPr>
        <w:autoSpaceDE w:val="0"/>
        <w:autoSpaceDN w:val="0"/>
        <w:adjustRightInd w:val="0"/>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40B0BCF1" w14:textId="0079D5E7" w:rsidR="007A307A" w:rsidRPr="002E5CCC" w:rsidRDefault="004267DF" w:rsidP="004267DF">
      <w:pPr>
        <w:spacing w:line="360" w:lineRule="auto"/>
        <w:ind w:firstLine="709"/>
        <w:jc w:val="both"/>
      </w:pPr>
      <w:r>
        <w:t>Agradeço ao professor e orientador Carlos Augusto Lombardi Garcia pelo apoio no desenvolvimento e instrução de tecnologias corretas, aos demais professores pelos conhecimentos transmitidos e aos colegas de faculdade e trabalho que incentivaram o desenvolvimento</w:t>
      </w:r>
      <w:r w:rsidR="007A307A"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0084656E" w:rsidR="007A307A" w:rsidRPr="002E5CCC" w:rsidRDefault="001D04A2" w:rsidP="009B76D5">
      <w:pPr>
        <w:widowControl w:val="0"/>
        <w:spacing w:line="360" w:lineRule="auto"/>
        <w:jc w:val="both"/>
      </w:pPr>
      <w:r>
        <w:t xml:space="preserve">Este trabalho foi desenvolvido em parceria com a empresa Grupo </w:t>
      </w:r>
      <w:proofErr w:type="spellStart"/>
      <w:r>
        <w:t>Solutec</w:t>
      </w:r>
      <w:proofErr w:type="spellEnd"/>
      <w:r>
        <w:t xml:space="preserve">, com objetivo de agilizar os processos de identificação </w:t>
      </w:r>
      <w:r w:rsidR="000D52EF">
        <w:t>a</w:t>
      </w:r>
      <w:r>
        <w:t xml:space="preserve"> invasões as instituições públicas até o acionamento do agente de segurança mais próximo para averiguação do ocorrido, essas invasões levaram a roubos de pertences dos locais, como botijões de gás e fios de cobre. Através de câmeras de segurança com detecção de movimento instaladas, foi possível configurar um servidor FTP com intuito de receber as imagens geradas pelo evento de movimento e então após processá-las identificar se foi um movimento humano ou não. Para identificação humana as imagens passam por um processo, em que ela será clareada, convertida para os formatos JPEG ou PNG e validação de binários, e então, será enviada para identificação usando </w:t>
      </w:r>
      <w:proofErr w:type="spellStart"/>
      <w:r>
        <w:t>OpenCV</w:t>
      </w:r>
      <w:proofErr w:type="spellEnd"/>
      <w:r>
        <w:t xml:space="preserve"> e a rede neural YOLOV4. Caso seja identificado, o agente de segurança será notificado com a imagem e endereço da câmera. A aplicação apresentou os resultados esperados de processamentos após o uso de GPU com o driver CUDA da Nvidia, com isto, é possível paralelizar os processamentos de imag</w:t>
      </w:r>
      <w:r w:rsidR="000D52EF">
        <w:t>e</w:t>
      </w:r>
      <w:r>
        <w:t xml:space="preserve">ns entre o CPU e GPU, chegando a processar até 25 imagens por segundo. Para desenvolvimento dessa aplicação foram utilizadas as tecnologias, </w:t>
      </w:r>
      <w:r w:rsidR="00F24147" w:rsidRPr="00F24147">
        <w:t>Java, Python, M</w:t>
      </w:r>
      <w:r w:rsidR="00AE09F2">
        <w:t>ySQL</w:t>
      </w:r>
      <w:r w:rsidR="00F24147" w:rsidRPr="00F24147">
        <w:t xml:space="preserve">, </w:t>
      </w:r>
      <w:proofErr w:type="gramStart"/>
      <w:r w:rsidR="00F24147" w:rsidRPr="00F24147">
        <w:t>Angular</w:t>
      </w:r>
      <w:proofErr w:type="gramEnd"/>
      <w:r w:rsidR="00F24147" w:rsidRPr="00F24147">
        <w:t xml:space="preserve"> 2, </w:t>
      </w:r>
      <w:proofErr w:type="spellStart"/>
      <w:r w:rsidR="00F24147" w:rsidRPr="00F24147">
        <w:t>OpenCV</w:t>
      </w:r>
      <w:proofErr w:type="spellEnd"/>
      <w:r w:rsidR="00F24147" w:rsidRPr="00F24147">
        <w:t>, YOLOV4 e CUDA</w:t>
      </w:r>
      <w:r>
        <w:t>.</w:t>
      </w:r>
    </w:p>
    <w:p w14:paraId="222486B8" w14:textId="77777777" w:rsidR="007A307A" w:rsidRPr="002E5CCC" w:rsidRDefault="007A307A" w:rsidP="00B82713">
      <w:pPr>
        <w:spacing w:line="360" w:lineRule="auto"/>
        <w:ind w:firstLine="709"/>
        <w:jc w:val="both"/>
        <w:rPr>
          <w:lang w:eastAsia="en-US"/>
        </w:rPr>
      </w:pPr>
    </w:p>
    <w:p w14:paraId="6E510540" w14:textId="47FFF6B3" w:rsidR="007A307A" w:rsidRPr="002E5CCC" w:rsidRDefault="007A307A" w:rsidP="00B82713">
      <w:pPr>
        <w:pStyle w:val="Corpodetexto"/>
        <w:spacing w:line="360" w:lineRule="auto"/>
      </w:pPr>
      <w:r w:rsidRPr="002E5CCC">
        <w:rPr>
          <w:b/>
          <w:bCs/>
        </w:rPr>
        <w:t>Palavras-Chave</w:t>
      </w:r>
      <w:r w:rsidRPr="002E5CCC">
        <w:t>:</w:t>
      </w:r>
      <w:r w:rsidR="004267DF">
        <w:t xml:space="preserve"> CPU; GPU; Python; YOLOV4</w:t>
      </w:r>
      <w:r w:rsidR="00EB73C0">
        <w:t>; CUDA</w:t>
      </w:r>
      <w:r w:rsidR="004267DF">
        <w:t>.</w:t>
      </w:r>
    </w:p>
    <w:p w14:paraId="3543623C" w14:textId="77777777" w:rsidR="007A307A" w:rsidRPr="00033BD9" w:rsidRDefault="007A307A" w:rsidP="009B76D5">
      <w:pPr>
        <w:pStyle w:val="Corpodetexto"/>
        <w:pageBreakBefore/>
        <w:spacing w:line="360" w:lineRule="auto"/>
        <w:jc w:val="center"/>
        <w:rPr>
          <w:b/>
          <w:bCs/>
          <w:caps/>
          <w:sz w:val="28"/>
          <w:szCs w:val="28"/>
          <w:lang w:val="en-US"/>
        </w:rPr>
      </w:pPr>
      <w:r w:rsidRPr="00033BD9">
        <w:rPr>
          <w:b/>
          <w:bCs/>
          <w:caps/>
          <w:sz w:val="28"/>
          <w:szCs w:val="28"/>
          <w:lang w:val="en-US"/>
        </w:rPr>
        <w:lastRenderedPageBreak/>
        <w:t>ABSTRACT</w:t>
      </w:r>
    </w:p>
    <w:p w14:paraId="751C668B" w14:textId="77777777" w:rsidR="007A307A" w:rsidRPr="00033BD9" w:rsidRDefault="007A307A" w:rsidP="00E31DAC">
      <w:pPr>
        <w:pStyle w:val="Corpodetexto"/>
        <w:spacing w:line="240" w:lineRule="auto"/>
        <w:jc w:val="center"/>
        <w:rPr>
          <w:lang w:val="en-US"/>
        </w:rPr>
      </w:pPr>
    </w:p>
    <w:p w14:paraId="5D96DF07" w14:textId="77777777" w:rsidR="007A307A" w:rsidRPr="00033BD9" w:rsidRDefault="007A307A" w:rsidP="00E31DAC">
      <w:pPr>
        <w:pStyle w:val="Corpodetexto"/>
        <w:spacing w:line="240" w:lineRule="auto"/>
        <w:jc w:val="center"/>
        <w:rPr>
          <w:b/>
          <w:bCs/>
          <w:caps/>
          <w:sz w:val="28"/>
          <w:szCs w:val="28"/>
          <w:lang w:val="en-US"/>
        </w:rPr>
      </w:pPr>
    </w:p>
    <w:p w14:paraId="7FF6E52F" w14:textId="5B8B0DE1" w:rsidR="007A307A" w:rsidRPr="00A35F15" w:rsidRDefault="00EB73C0" w:rsidP="009B76D5">
      <w:pPr>
        <w:pStyle w:val="CorpodeTexto0"/>
        <w:rPr>
          <w:rFonts w:ascii="Times New Roman" w:hAnsi="Times New Roman" w:cs="Times New Roman"/>
          <w:color w:val="888888"/>
          <w:lang w:val="en-US"/>
        </w:rPr>
      </w:pPr>
      <w:r>
        <w:rPr>
          <w:rFonts w:ascii="Times New Roman" w:hAnsi="Times New Roman" w:cs="Times New Roman"/>
          <w:sz w:val="24"/>
          <w:szCs w:val="24"/>
          <w:lang w:val="en-US"/>
        </w:rPr>
        <w:t xml:space="preserve">This paper was developed in cooperation with the company Grupo </w:t>
      </w:r>
      <w:proofErr w:type="spellStart"/>
      <w:r>
        <w:rPr>
          <w:rFonts w:ascii="Times New Roman" w:hAnsi="Times New Roman" w:cs="Times New Roman"/>
          <w:sz w:val="24"/>
          <w:szCs w:val="24"/>
          <w:lang w:val="en-US"/>
        </w:rPr>
        <w:t>Solutec</w:t>
      </w:r>
      <w:proofErr w:type="spellEnd"/>
      <w:r>
        <w:rPr>
          <w:rFonts w:ascii="Times New Roman" w:hAnsi="Times New Roman" w:cs="Times New Roman"/>
          <w:sz w:val="24"/>
          <w:szCs w:val="24"/>
          <w:lang w:val="en-US"/>
        </w:rPr>
        <w:t xml:space="preserve">, the objective </w:t>
      </w:r>
      <w:r w:rsidR="00CD191C">
        <w:rPr>
          <w:rFonts w:ascii="Times New Roman" w:hAnsi="Times New Roman" w:cs="Times New Roman"/>
          <w:sz w:val="24"/>
          <w:szCs w:val="24"/>
          <w:lang w:val="en-US"/>
        </w:rPr>
        <w:t xml:space="preserve">was more agile in the process of invasion identifications in public buildings and notify the nearest security agent, in additional to the invasions, there were also stolen </w:t>
      </w:r>
      <w:r w:rsidR="004D2CCD">
        <w:rPr>
          <w:rFonts w:ascii="Times New Roman" w:hAnsi="Times New Roman" w:cs="Times New Roman"/>
          <w:sz w:val="24"/>
          <w:szCs w:val="24"/>
          <w:lang w:val="en-US"/>
        </w:rPr>
        <w:t>such as</w:t>
      </w:r>
      <w:r w:rsidR="00CD191C">
        <w:rPr>
          <w:rFonts w:ascii="Times New Roman" w:hAnsi="Times New Roman" w:cs="Times New Roman"/>
          <w:sz w:val="24"/>
          <w:szCs w:val="24"/>
          <w:lang w:val="en-US"/>
        </w:rPr>
        <w:t xml:space="preserve"> gas canister</w:t>
      </w:r>
      <w:r w:rsidR="004D2CCD">
        <w:rPr>
          <w:rFonts w:ascii="Times New Roman" w:hAnsi="Times New Roman" w:cs="Times New Roman"/>
          <w:sz w:val="24"/>
          <w:szCs w:val="24"/>
          <w:lang w:val="en-US"/>
        </w:rPr>
        <w:t>s</w:t>
      </w:r>
      <w:r w:rsidR="00CD191C">
        <w:rPr>
          <w:rFonts w:ascii="Times New Roman" w:hAnsi="Times New Roman" w:cs="Times New Roman"/>
          <w:sz w:val="24"/>
          <w:szCs w:val="24"/>
          <w:lang w:val="en-US"/>
        </w:rPr>
        <w:t xml:space="preserve"> and copper wires.</w:t>
      </w:r>
      <w:r w:rsidR="004D2CCD">
        <w:rPr>
          <w:rFonts w:ascii="Times New Roman" w:hAnsi="Times New Roman" w:cs="Times New Roman"/>
          <w:sz w:val="24"/>
          <w:szCs w:val="24"/>
          <w:lang w:val="en-US"/>
        </w:rPr>
        <w:t xml:space="preserve"> Using the technology movement detection in security cameras installed, it was possible to configure the FTP server to receive the generated imagens from movement events and then process the images to identification, like clarify, convert to JPEG or PNG e binary validations, and then send to identification using OpenCV and neural network YOLOV4. In case of valid identification, the agent will be notified com the image and address. The application </w:t>
      </w:r>
      <w:r w:rsidR="00F24147">
        <w:rPr>
          <w:rFonts w:ascii="Times New Roman" w:hAnsi="Times New Roman" w:cs="Times New Roman"/>
          <w:sz w:val="24"/>
          <w:szCs w:val="24"/>
          <w:lang w:val="en-US"/>
        </w:rPr>
        <w:t xml:space="preserve">gets expected results in processing after use CUDA driver from Nvidia, this driver helps to parallelize the process between CPU and GPU, and it to be capable to process 25 images per second. To development of this application was used the technologies, Java, Python, </w:t>
      </w:r>
      <w:r w:rsidR="00AE09F2">
        <w:rPr>
          <w:rFonts w:ascii="Times New Roman" w:hAnsi="Times New Roman" w:cs="Times New Roman"/>
          <w:sz w:val="24"/>
          <w:szCs w:val="24"/>
          <w:lang w:val="en-US"/>
        </w:rPr>
        <w:t>MySQL</w:t>
      </w:r>
      <w:r w:rsidR="00F24147">
        <w:rPr>
          <w:rFonts w:ascii="Times New Roman" w:hAnsi="Times New Roman" w:cs="Times New Roman"/>
          <w:sz w:val="24"/>
          <w:szCs w:val="24"/>
          <w:lang w:val="en-US"/>
        </w:rPr>
        <w:t>, Angular 2, OpenCV, YOLOV4 and CUDA.</w:t>
      </w:r>
    </w:p>
    <w:p w14:paraId="3DC32D84" w14:textId="77777777" w:rsidR="007A307A" w:rsidRPr="00A35F15" w:rsidRDefault="007A307A" w:rsidP="00EA5020">
      <w:pPr>
        <w:spacing w:line="480" w:lineRule="auto"/>
        <w:ind w:firstLine="708"/>
        <w:jc w:val="both"/>
        <w:rPr>
          <w:lang w:val="en-US" w:eastAsia="en-US"/>
        </w:rPr>
      </w:pPr>
    </w:p>
    <w:p w14:paraId="03B5FB19" w14:textId="4307AD46" w:rsidR="007A307A" w:rsidRPr="00A35F15" w:rsidRDefault="007A307A" w:rsidP="00EA5020">
      <w:pPr>
        <w:pStyle w:val="Corpodetexto"/>
        <w:rPr>
          <w:lang w:val="en-US"/>
        </w:rPr>
      </w:pPr>
      <w:r w:rsidRPr="00A35F15">
        <w:rPr>
          <w:b/>
          <w:bCs/>
          <w:lang w:val="en-US"/>
        </w:rPr>
        <w:t>Keywords</w:t>
      </w:r>
      <w:r w:rsidRPr="00A35F15">
        <w:rPr>
          <w:lang w:val="en-US"/>
        </w:rPr>
        <w:t>:</w:t>
      </w:r>
      <w:r w:rsidR="00A35F15" w:rsidRPr="00A35F15">
        <w:rPr>
          <w:lang w:val="en-US"/>
        </w:rPr>
        <w:t xml:space="preserve"> CPU; GPU; Python; YOLOV4</w:t>
      </w:r>
      <w:r w:rsidR="00F24147">
        <w:rPr>
          <w:lang w:val="en-US"/>
        </w:rPr>
        <w:t>; CUDA</w:t>
      </w:r>
      <w:r w:rsidRPr="00A35F15">
        <w:rPr>
          <w:lang w:val="en-US"/>
        </w:rPr>
        <w:t>.</w:t>
      </w:r>
    </w:p>
    <w:p w14:paraId="776E8EE6" w14:textId="77777777" w:rsidR="007A307A" w:rsidRPr="00A35F15" w:rsidRDefault="007A307A" w:rsidP="00EA5020">
      <w:pPr>
        <w:spacing w:line="360" w:lineRule="auto"/>
        <w:ind w:firstLine="709"/>
        <w:jc w:val="both"/>
        <w:rPr>
          <w:lang w:val="en-US"/>
        </w:rPr>
      </w:pPr>
    </w:p>
    <w:p w14:paraId="676CFCD2" w14:textId="77777777" w:rsidR="007A307A" w:rsidRPr="00A35F15" w:rsidRDefault="007A307A" w:rsidP="00EA5020">
      <w:pPr>
        <w:spacing w:line="360" w:lineRule="auto"/>
        <w:ind w:firstLine="709"/>
        <w:jc w:val="both"/>
        <w:rPr>
          <w:lang w:val="en-US" w:eastAsia="en-US"/>
        </w:rPr>
      </w:pPr>
    </w:p>
    <w:p w14:paraId="5B2BFA73" w14:textId="77777777" w:rsidR="007A307A" w:rsidRPr="00A35F15" w:rsidRDefault="007A307A" w:rsidP="00EA5020">
      <w:pPr>
        <w:pStyle w:val="Corpodetexto"/>
        <w:spacing w:line="360" w:lineRule="auto"/>
        <w:rPr>
          <w:lang w:val="en-US"/>
        </w:rPr>
      </w:pPr>
    </w:p>
    <w:p w14:paraId="4133F8C6" w14:textId="77777777" w:rsidR="007A307A" w:rsidRPr="00A35F15" w:rsidRDefault="007A307A" w:rsidP="005C2AA1">
      <w:pPr>
        <w:rPr>
          <w:b/>
          <w:bCs/>
          <w:lang w:val="en-US"/>
        </w:rPr>
      </w:pPr>
    </w:p>
    <w:p w14:paraId="01DBAC75" w14:textId="77777777" w:rsidR="007A307A" w:rsidRPr="00A35F15" w:rsidRDefault="007A307A" w:rsidP="005C2AA1">
      <w:pPr>
        <w:rPr>
          <w:b/>
          <w:bCs/>
          <w:lang w:val="en-US"/>
        </w:rPr>
      </w:pPr>
    </w:p>
    <w:p w14:paraId="6373C6E3" w14:textId="77777777" w:rsidR="007A307A" w:rsidRPr="00A35F15" w:rsidRDefault="007A307A" w:rsidP="005C2AA1">
      <w:pPr>
        <w:rPr>
          <w:b/>
          <w:bCs/>
          <w:sz w:val="28"/>
          <w:szCs w:val="28"/>
          <w:lang w:val="en-US"/>
        </w:rPr>
      </w:pPr>
    </w:p>
    <w:p w14:paraId="6BA1F01F" w14:textId="77777777" w:rsidR="007A307A" w:rsidRPr="00A35F15" w:rsidRDefault="007A307A" w:rsidP="005C2AA1">
      <w:pPr>
        <w:rPr>
          <w:b/>
          <w:bCs/>
          <w:sz w:val="28"/>
          <w:szCs w:val="28"/>
          <w:lang w:val="en-US"/>
        </w:rPr>
      </w:pPr>
    </w:p>
    <w:p w14:paraId="3E85B732" w14:textId="77777777" w:rsidR="007A307A" w:rsidRPr="00A35F15" w:rsidRDefault="007A307A" w:rsidP="005C2AA1">
      <w:pPr>
        <w:rPr>
          <w:b/>
          <w:bCs/>
          <w:sz w:val="28"/>
          <w:szCs w:val="28"/>
          <w:lang w:val="en-US"/>
        </w:rPr>
      </w:pPr>
    </w:p>
    <w:p w14:paraId="2AD1BC3A" w14:textId="77777777" w:rsidR="007A307A" w:rsidRPr="00A35F15" w:rsidRDefault="007A307A" w:rsidP="005C2AA1">
      <w:pPr>
        <w:rPr>
          <w:b/>
          <w:bCs/>
          <w:sz w:val="28"/>
          <w:szCs w:val="28"/>
          <w:lang w:val="en-US"/>
        </w:rPr>
      </w:pPr>
    </w:p>
    <w:p w14:paraId="4B2EC65A" w14:textId="77777777" w:rsidR="007A307A" w:rsidRPr="00A35F15" w:rsidRDefault="007A307A" w:rsidP="005C2AA1">
      <w:pPr>
        <w:rPr>
          <w:b/>
          <w:bCs/>
          <w:sz w:val="28"/>
          <w:szCs w:val="28"/>
          <w:lang w:val="en-US"/>
        </w:rPr>
      </w:pPr>
    </w:p>
    <w:p w14:paraId="5C7C36E5" w14:textId="77777777" w:rsidR="007A307A" w:rsidRPr="00A35F15" w:rsidRDefault="007A307A" w:rsidP="005C2AA1">
      <w:pPr>
        <w:rPr>
          <w:b/>
          <w:bCs/>
          <w:sz w:val="28"/>
          <w:szCs w:val="28"/>
          <w:lang w:val="en-US"/>
        </w:rPr>
      </w:pPr>
    </w:p>
    <w:p w14:paraId="2452E4FB" w14:textId="77777777" w:rsidR="007A307A" w:rsidRPr="00A35F15" w:rsidRDefault="007A307A" w:rsidP="005C2AA1">
      <w:pPr>
        <w:rPr>
          <w:b/>
          <w:bCs/>
          <w:sz w:val="28"/>
          <w:szCs w:val="28"/>
          <w:lang w:val="en-US"/>
        </w:rPr>
      </w:pPr>
    </w:p>
    <w:p w14:paraId="1B273958" w14:textId="77777777" w:rsidR="007A307A" w:rsidRPr="00A35F15" w:rsidRDefault="007A307A" w:rsidP="005C2AA1">
      <w:pPr>
        <w:rPr>
          <w:b/>
          <w:bCs/>
          <w:sz w:val="28"/>
          <w:szCs w:val="28"/>
          <w:lang w:val="en-US"/>
        </w:rPr>
      </w:pPr>
    </w:p>
    <w:p w14:paraId="4ACF955F" w14:textId="77777777" w:rsidR="007A307A" w:rsidRPr="00A35F15" w:rsidRDefault="007A307A" w:rsidP="005C2AA1">
      <w:pPr>
        <w:rPr>
          <w:b/>
          <w:bCs/>
          <w:sz w:val="28"/>
          <w:szCs w:val="28"/>
          <w:lang w:val="en-US"/>
        </w:rPr>
      </w:pPr>
    </w:p>
    <w:p w14:paraId="18A24464" w14:textId="77777777" w:rsidR="007A307A" w:rsidRPr="00A35F15" w:rsidRDefault="007A307A" w:rsidP="005C2AA1">
      <w:pPr>
        <w:rPr>
          <w:b/>
          <w:bCs/>
          <w:sz w:val="28"/>
          <w:szCs w:val="28"/>
          <w:lang w:val="en-US"/>
        </w:rPr>
      </w:pPr>
    </w:p>
    <w:p w14:paraId="242672DE" w14:textId="77777777" w:rsidR="007A307A" w:rsidRPr="00A35F15" w:rsidRDefault="007A307A" w:rsidP="005C2AA1">
      <w:pPr>
        <w:rPr>
          <w:b/>
          <w:bCs/>
          <w:sz w:val="28"/>
          <w:szCs w:val="28"/>
          <w:lang w:val="en-US"/>
        </w:rPr>
      </w:pPr>
    </w:p>
    <w:p w14:paraId="72116D83" w14:textId="77777777" w:rsidR="007A307A" w:rsidRPr="00A35F15" w:rsidRDefault="007A307A" w:rsidP="005C2AA1">
      <w:pPr>
        <w:rPr>
          <w:b/>
          <w:bCs/>
          <w:sz w:val="28"/>
          <w:szCs w:val="28"/>
          <w:lang w:val="en-US"/>
        </w:rPr>
      </w:pPr>
    </w:p>
    <w:p w14:paraId="21A323A4" w14:textId="77777777" w:rsidR="007A307A" w:rsidRPr="00A35F15" w:rsidRDefault="007A307A" w:rsidP="005C2AA1">
      <w:pPr>
        <w:rPr>
          <w:b/>
          <w:bCs/>
          <w:sz w:val="28"/>
          <w:szCs w:val="28"/>
          <w:lang w:val="en-US"/>
        </w:rPr>
      </w:pPr>
    </w:p>
    <w:p w14:paraId="0A9B1788" w14:textId="77777777" w:rsidR="007A307A" w:rsidRPr="00A35F15" w:rsidRDefault="007A307A" w:rsidP="005C2AA1">
      <w:pPr>
        <w:rPr>
          <w:b/>
          <w:bCs/>
          <w:sz w:val="28"/>
          <w:szCs w:val="28"/>
          <w:lang w:val="en-US"/>
        </w:rPr>
      </w:pPr>
    </w:p>
    <w:p w14:paraId="7AE284C9" w14:textId="77777777" w:rsidR="007A307A" w:rsidRPr="00A35F15" w:rsidRDefault="007A307A" w:rsidP="005C2AA1">
      <w:pPr>
        <w:rPr>
          <w:b/>
          <w:bCs/>
          <w:sz w:val="28"/>
          <w:szCs w:val="28"/>
          <w:lang w:val="en-US"/>
        </w:rPr>
      </w:pPr>
    </w:p>
    <w:p w14:paraId="5F0CFEB1" w14:textId="77777777" w:rsidR="007A307A" w:rsidRPr="00A35F15" w:rsidRDefault="007A307A" w:rsidP="005C2AA1">
      <w:pPr>
        <w:rPr>
          <w:b/>
          <w:bCs/>
          <w:sz w:val="28"/>
          <w:szCs w:val="28"/>
          <w:lang w:val="en-US"/>
        </w:rPr>
      </w:pPr>
    </w:p>
    <w:p w14:paraId="1093A6E4" w14:textId="77777777" w:rsidR="007A307A" w:rsidRPr="00A35F15" w:rsidRDefault="007A307A" w:rsidP="005C2AA1">
      <w:pPr>
        <w:rPr>
          <w:b/>
          <w:bCs/>
          <w:sz w:val="28"/>
          <w:szCs w:val="28"/>
          <w:lang w:val="en-US"/>
        </w:rPr>
      </w:pPr>
    </w:p>
    <w:p w14:paraId="0B764376" w14:textId="77777777" w:rsidR="007A307A" w:rsidRPr="00A35F15" w:rsidRDefault="007A307A" w:rsidP="005C2AA1">
      <w:pPr>
        <w:rPr>
          <w:b/>
          <w:bCs/>
          <w:sz w:val="28"/>
          <w:szCs w:val="28"/>
          <w:lang w:val="en-US"/>
        </w:rPr>
      </w:pPr>
    </w:p>
    <w:p w14:paraId="5306B60C" w14:textId="77777777" w:rsidR="007A307A" w:rsidRPr="00A35F15" w:rsidRDefault="007A307A" w:rsidP="005C2AA1">
      <w:pPr>
        <w:rPr>
          <w:b/>
          <w:bCs/>
          <w:sz w:val="28"/>
          <w:szCs w:val="28"/>
          <w:lang w:val="en-US"/>
        </w:rPr>
      </w:pPr>
    </w:p>
    <w:p w14:paraId="4382BC55" w14:textId="77777777" w:rsidR="007A307A" w:rsidRPr="00A35F15" w:rsidRDefault="007A307A" w:rsidP="005C2AA1">
      <w:pPr>
        <w:rPr>
          <w:b/>
          <w:bCs/>
          <w:sz w:val="28"/>
          <w:szCs w:val="28"/>
          <w:lang w:val="en-US"/>
        </w:rPr>
      </w:pPr>
    </w:p>
    <w:p w14:paraId="097FD7C8" w14:textId="77777777" w:rsidR="007A307A" w:rsidRPr="00A35F15" w:rsidRDefault="007A307A" w:rsidP="005C2AA1">
      <w:pPr>
        <w:rPr>
          <w:b/>
          <w:bCs/>
          <w:sz w:val="28"/>
          <w:szCs w:val="28"/>
          <w:lang w:val="en-US"/>
        </w:rPr>
      </w:pPr>
    </w:p>
    <w:p w14:paraId="0885D167" w14:textId="77777777" w:rsidR="007A307A" w:rsidRPr="00A35F15" w:rsidRDefault="007A307A" w:rsidP="005C2AA1">
      <w:pPr>
        <w:rPr>
          <w:b/>
          <w:bCs/>
          <w:sz w:val="28"/>
          <w:szCs w:val="28"/>
          <w:lang w:val="en-US"/>
        </w:rPr>
      </w:pPr>
    </w:p>
    <w:p w14:paraId="10BF034F" w14:textId="77777777" w:rsidR="009B76D5" w:rsidRPr="00A35F15" w:rsidRDefault="009B76D5" w:rsidP="009B76D5">
      <w:pPr>
        <w:rPr>
          <w:lang w:val="en-US"/>
        </w:rPr>
      </w:pPr>
    </w:p>
    <w:p w14:paraId="0AEEAB98" w14:textId="77777777" w:rsidR="007A307A" w:rsidRPr="002E5CCC" w:rsidRDefault="009B76D5" w:rsidP="009B76D5">
      <w:pPr>
        <w:jc w:val="center"/>
        <w:rPr>
          <w:b/>
          <w:sz w:val="28"/>
        </w:rPr>
      </w:pPr>
      <w:r w:rsidRPr="002E5CCC">
        <w:rPr>
          <w:b/>
          <w:sz w:val="28"/>
        </w:rPr>
        <w:t>LISTA DE FIGURAS</w:t>
      </w:r>
    </w:p>
    <w:p w14:paraId="7C0ABB73" w14:textId="0D659CBE" w:rsidR="002A48BE" w:rsidRDefault="007550E7">
      <w:pPr>
        <w:pStyle w:val="ndicedeilustraes"/>
        <w:tabs>
          <w:tab w:val="right" w:leader="dot" w:pos="9062"/>
        </w:tabs>
        <w:rPr>
          <w:rFonts w:asciiTheme="minorHAnsi" w:eastAsiaTheme="minorEastAsia" w:hAnsiTheme="minorHAnsi" w:cstheme="minorBidi"/>
          <w:noProof/>
          <w:sz w:val="22"/>
          <w:szCs w:val="22"/>
          <w:lang w:val="en-US" w:eastAsia="en-US"/>
        </w:rPr>
      </w:pPr>
      <w:r>
        <w:rPr>
          <w:b/>
          <w:bCs/>
          <w:sz w:val="28"/>
          <w:szCs w:val="28"/>
        </w:rPr>
        <w:fldChar w:fldCharType="begin"/>
      </w:r>
      <w:r>
        <w:rPr>
          <w:b/>
          <w:bCs/>
          <w:sz w:val="28"/>
          <w:szCs w:val="28"/>
        </w:rPr>
        <w:instrText xml:space="preserve"> TOC \h \z \c "Figura" </w:instrText>
      </w:r>
      <w:r>
        <w:rPr>
          <w:b/>
          <w:bCs/>
          <w:sz w:val="28"/>
          <w:szCs w:val="28"/>
        </w:rPr>
        <w:fldChar w:fldCharType="separate"/>
      </w:r>
      <w:hyperlink w:anchor="_Toc111396621" w:history="1">
        <w:r w:rsidR="002A48BE" w:rsidRPr="00506F6B">
          <w:rPr>
            <w:rStyle w:val="Hyperlink"/>
            <w:rFonts w:eastAsia="Arial Unicode MS"/>
            <w:noProof/>
          </w:rPr>
          <w:t>Figura 1 - Rede Neural Convolucional DeepLearningBook, 2021)</w:t>
        </w:r>
        <w:r w:rsidR="002A48BE">
          <w:rPr>
            <w:noProof/>
            <w:webHidden/>
          </w:rPr>
          <w:tab/>
        </w:r>
        <w:r w:rsidR="002A48BE">
          <w:rPr>
            <w:noProof/>
            <w:webHidden/>
          </w:rPr>
          <w:fldChar w:fldCharType="begin"/>
        </w:r>
        <w:r w:rsidR="002A48BE">
          <w:rPr>
            <w:noProof/>
            <w:webHidden/>
          </w:rPr>
          <w:instrText xml:space="preserve"> PAGEREF _Toc111396621 \h </w:instrText>
        </w:r>
        <w:r w:rsidR="002A48BE">
          <w:rPr>
            <w:noProof/>
            <w:webHidden/>
          </w:rPr>
        </w:r>
        <w:r w:rsidR="002A48BE">
          <w:rPr>
            <w:noProof/>
            <w:webHidden/>
          </w:rPr>
          <w:fldChar w:fldCharType="separate"/>
        </w:r>
        <w:r w:rsidR="002A48BE">
          <w:rPr>
            <w:noProof/>
            <w:webHidden/>
          </w:rPr>
          <w:t>17</w:t>
        </w:r>
        <w:r w:rsidR="002A48BE">
          <w:rPr>
            <w:noProof/>
            <w:webHidden/>
          </w:rPr>
          <w:fldChar w:fldCharType="end"/>
        </w:r>
      </w:hyperlink>
    </w:p>
    <w:p w14:paraId="42C63060" w14:textId="41AAB22B"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22" w:history="1">
        <w:r w:rsidRPr="00506F6B">
          <w:rPr>
            <w:rStyle w:val="Hyperlink"/>
            <w:rFonts w:eastAsia="Arial Unicode MS"/>
            <w:noProof/>
          </w:rPr>
          <w:t>Figura 2 - Comunicação backend</w:t>
        </w:r>
        <w:r>
          <w:rPr>
            <w:noProof/>
            <w:webHidden/>
          </w:rPr>
          <w:tab/>
        </w:r>
        <w:r>
          <w:rPr>
            <w:noProof/>
            <w:webHidden/>
          </w:rPr>
          <w:fldChar w:fldCharType="begin"/>
        </w:r>
        <w:r>
          <w:rPr>
            <w:noProof/>
            <w:webHidden/>
          </w:rPr>
          <w:instrText xml:space="preserve"> PAGEREF _Toc111396622 \h </w:instrText>
        </w:r>
        <w:r>
          <w:rPr>
            <w:noProof/>
            <w:webHidden/>
          </w:rPr>
        </w:r>
        <w:r>
          <w:rPr>
            <w:noProof/>
            <w:webHidden/>
          </w:rPr>
          <w:fldChar w:fldCharType="separate"/>
        </w:r>
        <w:r>
          <w:rPr>
            <w:noProof/>
            <w:webHidden/>
          </w:rPr>
          <w:t>18</w:t>
        </w:r>
        <w:r>
          <w:rPr>
            <w:noProof/>
            <w:webHidden/>
          </w:rPr>
          <w:fldChar w:fldCharType="end"/>
        </w:r>
      </w:hyperlink>
    </w:p>
    <w:p w14:paraId="483AA79E" w14:textId="1597C05C"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23" w:history="1">
        <w:r w:rsidRPr="00506F6B">
          <w:rPr>
            <w:rStyle w:val="Hyperlink"/>
            <w:rFonts w:eastAsia="Arial Unicode MS"/>
            <w:noProof/>
          </w:rPr>
          <w:t>Figura 3 - Comunicação frontend</w:t>
        </w:r>
        <w:r>
          <w:rPr>
            <w:noProof/>
            <w:webHidden/>
          </w:rPr>
          <w:tab/>
        </w:r>
        <w:r>
          <w:rPr>
            <w:noProof/>
            <w:webHidden/>
          </w:rPr>
          <w:fldChar w:fldCharType="begin"/>
        </w:r>
        <w:r>
          <w:rPr>
            <w:noProof/>
            <w:webHidden/>
          </w:rPr>
          <w:instrText xml:space="preserve"> PAGEREF _Toc111396623 \h </w:instrText>
        </w:r>
        <w:r>
          <w:rPr>
            <w:noProof/>
            <w:webHidden/>
          </w:rPr>
        </w:r>
        <w:r>
          <w:rPr>
            <w:noProof/>
            <w:webHidden/>
          </w:rPr>
          <w:fldChar w:fldCharType="separate"/>
        </w:r>
        <w:r>
          <w:rPr>
            <w:noProof/>
            <w:webHidden/>
          </w:rPr>
          <w:t>19</w:t>
        </w:r>
        <w:r>
          <w:rPr>
            <w:noProof/>
            <w:webHidden/>
          </w:rPr>
          <w:fldChar w:fldCharType="end"/>
        </w:r>
      </w:hyperlink>
    </w:p>
    <w:p w14:paraId="0D3D42F3" w14:textId="3D2A4381"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24" w:history="1">
        <w:r w:rsidRPr="00506F6B">
          <w:rPr>
            <w:rStyle w:val="Hyperlink"/>
            <w:rFonts w:eastAsia="Arial Unicode MS"/>
            <w:noProof/>
          </w:rPr>
          <w:t>Figura 4 - Comunicação de câmeras e servidor</w:t>
        </w:r>
        <w:r>
          <w:rPr>
            <w:noProof/>
            <w:webHidden/>
          </w:rPr>
          <w:tab/>
        </w:r>
        <w:r>
          <w:rPr>
            <w:noProof/>
            <w:webHidden/>
          </w:rPr>
          <w:fldChar w:fldCharType="begin"/>
        </w:r>
        <w:r>
          <w:rPr>
            <w:noProof/>
            <w:webHidden/>
          </w:rPr>
          <w:instrText xml:space="preserve"> PAGEREF _Toc111396624 \h </w:instrText>
        </w:r>
        <w:r>
          <w:rPr>
            <w:noProof/>
            <w:webHidden/>
          </w:rPr>
        </w:r>
        <w:r>
          <w:rPr>
            <w:noProof/>
            <w:webHidden/>
          </w:rPr>
          <w:fldChar w:fldCharType="separate"/>
        </w:r>
        <w:r>
          <w:rPr>
            <w:noProof/>
            <w:webHidden/>
          </w:rPr>
          <w:t>19</w:t>
        </w:r>
        <w:r>
          <w:rPr>
            <w:noProof/>
            <w:webHidden/>
          </w:rPr>
          <w:fldChar w:fldCharType="end"/>
        </w:r>
      </w:hyperlink>
    </w:p>
    <w:p w14:paraId="023E22FF" w14:textId="7025A119"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25" w:history="1">
        <w:r w:rsidRPr="00506F6B">
          <w:rPr>
            <w:rStyle w:val="Hyperlink"/>
            <w:rFonts w:eastAsia="Arial Unicode MS"/>
            <w:noProof/>
          </w:rPr>
          <w:t>Figura 5 - Fluxograma processamento de imagem</w:t>
        </w:r>
        <w:r>
          <w:rPr>
            <w:noProof/>
            <w:webHidden/>
          </w:rPr>
          <w:tab/>
        </w:r>
        <w:r>
          <w:rPr>
            <w:noProof/>
            <w:webHidden/>
          </w:rPr>
          <w:fldChar w:fldCharType="begin"/>
        </w:r>
        <w:r>
          <w:rPr>
            <w:noProof/>
            <w:webHidden/>
          </w:rPr>
          <w:instrText xml:space="preserve"> PAGEREF _Toc111396625 \h </w:instrText>
        </w:r>
        <w:r>
          <w:rPr>
            <w:noProof/>
            <w:webHidden/>
          </w:rPr>
        </w:r>
        <w:r>
          <w:rPr>
            <w:noProof/>
            <w:webHidden/>
          </w:rPr>
          <w:fldChar w:fldCharType="separate"/>
        </w:r>
        <w:r>
          <w:rPr>
            <w:noProof/>
            <w:webHidden/>
          </w:rPr>
          <w:t>21</w:t>
        </w:r>
        <w:r>
          <w:rPr>
            <w:noProof/>
            <w:webHidden/>
          </w:rPr>
          <w:fldChar w:fldCharType="end"/>
        </w:r>
      </w:hyperlink>
    </w:p>
    <w:p w14:paraId="24D14563" w14:textId="6F6E7944"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26" w:history="1">
        <w:r w:rsidRPr="00506F6B">
          <w:rPr>
            <w:rStyle w:val="Hyperlink"/>
            <w:rFonts w:eastAsia="Arial Unicode MS"/>
            <w:noProof/>
          </w:rPr>
          <w:t>Figura 6 - Processo de análise em Python com OpenCV2</w:t>
        </w:r>
        <w:r>
          <w:rPr>
            <w:noProof/>
            <w:webHidden/>
          </w:rPr>
          <w:tab/>
        </w:r>
        <w:r>
          <w:rPr>
            <w:noProof/>
            <w:webHidden/>
          </w:rPr>
          <w:fldChar w:fldCharType="begin"/>
        </w:r>
        <w:r>
          <w:rPr>
            <w:noProof/>
            <w:webHidden/>
          </w:rPr>
          <w:instrText xml:space="preserve"> PAGEREF _Toc111396626 \h </w:instrText>
        </w:r>
        <w:r>
          <w:rPr>
            <w:noProof/>
            <w:webHidden/>
          </w:rPr>
        </w:r>
        <w:r>
          <w:rPr>
            <w:noProof/>
            <w:webHidden/>
          </w:rPr>
          <w:fldChar w:fldCharType="separate"/>
        </w:r>
        <w:r>
          <w:rPr>
            <w:noProof/>
            <w:webHidden/>
          </w:rPr>
          <w:t>23</w:t>
        </w:r>
        <w:r>
          <w:rPr>
            <w:noProof/>
            <w:webHidden/>
          </w:rPr>
          <w:fldChar w:fldCharType="end"/>
        </w:r>
      </w:hyperlink>
    </w:p>
    <w:p w14:paraId="0B5FBC04" w14:textId="6FB6CCD1"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27" w:history="1">
        <w:r w:rsidRPr="00506F6B">
          <w:rPr>
            <w:rStyle w:val="Hyperlink"/>
            <w:rFonts w:eastAsia="Arial Unicode MS"/>
            <w:noProof/>
          </w:rPr>
          <w:t>Figura 7 - Captura da rede neural e classificações da YOLO</w:t>
        </w:r>
        <w:r>
          <w:rPr>
            <w:noProof/>
            <w:webHidden/>
          </w:rPr>
          <w:tab/>
        </w:r>
        <w:r>
          <w:rPr>
            <w:noProof/>
            <w:webHidden/>
          </w:rPr>
          <w:fldChar w:fldCharType="begin"/>
        </w:r>
        <w:r>
          <w:rPr>
            <w:noProof/>
            <w:webHidden/>
          </w:rPr>
          <w:instrText xml:space="preserve"> PAGEREF _Toc111396627 \h </w:instrText>
        </w:r>
        <w:r>
          <w:rPr>
            <w:noProof/>
            <w:webHidden/>
          </w:rPr>
        </w:r>
        <w:r>
          <w:rPr>
            <w:noProof/>
            <w:webHidden/>
          </w:rPr>
          <w:fldChar w:fldCharType="separate"/>
        </w:r>
        <w:r>
          <w:rPr>
            <w:noProof/>
            <w:webHidden/>
          </w:rPr>
          <w:t>23</w:t>
        </w:r>
        <w:r>
          <w:rPr>
            <w:noProof/>
            <w:webHidden/>
          </w:rPr>
          <w:fldChar w:fldCharType="end"/>
        </w:r>
      </w:hyperlink>
    </w:p>
    <w:p w14:paraId="72BC8FC9" w14:textId="43413FC2"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28" w:history="1">
        <w:r w:rsidRPr="00506F6B">
          <w:rPr>
            <w:rStyle w:val="Hyperlink"/>
            <w:rFonts w:eastAsia="Arial Unicode MS"/>
            <w:noProof/>
          </w:rPr>
          <w:t>Figura 8 - Envio de notificação ao telegram com Java</w:t>
        </w:r>
        <w:r>
          <w:rPr>
            <w:noProof/>
            <w:webHidden/>
          </w:rPr>
          <w:tab/>
        </w:r>
        <w:r>
          <w:rPr>
            <w:noProof/>
            <w:webHidden/>
          </w:rPr>
          <w:fldChar w:fldCharType="begin"/>
        </w:r>
        <w:r>
          <w:rPr>
            <w:noProof/>
            <w:webHidden/>
          </w:rPr>
          <w:instrText xml:space="preserve"> PAGEREF _Toc111396628 \h </w:instrText>
        </w:r>
        <w:r>
          <w:rPr>
            <w:noProof/>
            <w:webHidden/>
          </w:rPr>
        </w:r>
        <w:r>
          <w:rPr>
            <w:noProof/>
            <w:webHidden/>
          </w:rPr>
          <w:fldChar w:fldCharType="separate"/>
        </w:r>
        <w:r>
          <w:rPr>
            <w:noProof/>
            <w:webHidden/>
          </w:rPr>
          <w:t>24</w:t>
        </w:r>
        <w:r>
          <w:rPr>
            <w:noProof/>
            <w:webHidden/>
          </w:rPr>
          <w:fldChar w:fldCharType="end"/>
        </w:r>
      </w:hyperlink>
    </w:p>
    <w:p w14:paraId="46E503E9" w14:textId="19225FAA"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29" w:history="1">
        <w:r w:rsidRPr="00506F6B">
          <w:rPr>
            <w:rStyle w:val="Hyperlink"/>
            <w:rFonts w:eastAsia="Arial Unicode MS"/>
            <w:noProof/>
          </w:rPr>
          <w:t>Figura 9 - Resultado obtido após processamento de imagem</w:t>
        </w:r>
        <w:r>
          <w:rPr>
            <w:noProof/>
            <w:webHidden/>
          </w:rPr>
          <w:tab/>
        </w:r>
        <w:r>
          <w:rPr>
            <w:noProof/>
            <w:webHidden/>
          </w:rPr>
          <w:fldChar w:fldCharType="begin"/>
        </w:r>
        <w:r>
          <w:rPr>
            <w:noProof/>
            <w:webHidden/>
          </w:rPr>
          <w:instrText xml:space="preserve"> PAGEREF _Toc111396629 \h </w:instrText>
        </w:r>
        <w:r>
          <w:rPr>
            <w:noProof/>
            <w:webHidden/>
          </w:rPr>
        </w:r>
        <w:r>
          <w:rPr>
            <w:noProof/>
            <w:webHidden/>
          </w:rPr>
          <w:fldChar w:fldCharType="separate"/>
        </w:r>
        <w:r>
          <w:rPr>
            <w:noProof/>
            <w:webHidden/>
          </w:rPr>
          <w:t>25</w:t>
        </w:r>
        <w:r>
          <w:rPr>
            <w:noProof/>
            <w:webHidden/>
          </w:rPr>
          <w:fldChar w:fldCharType="end"/>
        </w:r>
      </w:hyperlink>
    </w:p>
    <w:p w14:paraId="5AD3DF14" w14:textId="39AC7892"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30" w:history="1">
        <w:r w:rsidRPr="00506F6B">
          <w:rPr>
            <w:rStyle w:val="Hyperlink"/>
            <w:rFonts w:eastAsia="Arial Unicode MS"/>
            <w:noProof/>
          </w:rPr>
          <w:t>Figura 10 - Dashboard aplicação</w:t>
        </w:r>
        <w:r>
          <w:rPr>
            <w:noProof/>
            <w:webHidden/>
          </w:rPr>
          <w:tab/>
        </w:r>
        <w:r>
          <w:rPr>
            <w:noProof/>
            <w:webHidden/>
          </w:rPr>
          <w:fldChar w:fldCharType="begin"/>
        </w:r>
        <w:r>
          <w:rPr>
            <w:noProof/>
            <w:webHidden/>
          </w:rPr>
          <w:instrText xml:space="preserve"> PAGEREF _Toc111396630 \h </w:instrText>
        </w:r>
        <w:r>
          <w:rPr>
            <w:noProof/>
            <w:webHidden/>
          </w:rPr>
        </w:r>
        <w:r>
          <w:rPr>
            <w:noProof/>
            <w:webHidden/>
          </w:rPr>
          <w:fldChar w:fldCharType="separate"/>
        </w:r>
        <w:r>
          <w:rPr>
            <w:noProof/>
            <w:webHidden/>
          </w:rPr>
          <w:t>26</w:t>
        </w:r>
        <w:r>
          <w:rPr>
            <w:noProof/>
            <w:webHidden/>
          </w:rPr>
          <w:fldChar w:fldCharType="end"/>
        </w:r>
      </w:hyperlink>
    </w:p>
    <w:p w14:paraId="0D21EF84" w14:textId="0503B47C"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31" w:history="1">
        <w:r w:rsidRPr="00506F6B">
          <w:rPr>
            <w:rStyle w:val="Hyperlink"/>
            <w:rFonts w:eastAsia="Arial Unicode MS"/>
            <w:noProof/>
          </w:rPr>
          <w:t>Figura 11 - Configuração de câmera</w:t>
        </w:r>
        <w:r>
          <w:rPr>
            <w:noProof/>
            <w:webHidden/>
          </w:rPr>
          <w:tab/>
        </w:r>
        <w:r>
          <w:rPr>
            <w:noProof/>
            <w:webHidden/>
          </w:rPr>
          <w:fldChar w:fldCharType="begin"/>
        </w:r>
        <w:r>
          <w:rPr>
            <w:noProof/>
            <w:webHidden/>
          </w:rPr>
          <w:instrText xml:space="preserve"> PAGEREF _Toc111396631 \h </w:instrText>
        </w:r>
        <w:r>
          <w:rPr>
            <w:noProof/>
            <w:webHidden/>
          </w:rPr>
        </w:r>
        <w:r>
          <w:rPr>
            <w:noProof/>
            <w:webHidden/>
          </w:rPr>
          <w:fldChar w:fldCharType="separate"/>
        </w:r>
        <w:r>
          <w:rPr>
            <w:noProof/>
            <w:webHidden/>
          </w:rPr>
          <w:t>27</w:t>
        </w:r>
        <w:r>
          <w:rPr>
            <w:noProof/>
            <w:webHidden/>
          </w:rPr>
          <w:fldChar w:fldCharType="end"/>
        </w:r>
      </w:hyperlink>
    </w:p>
    <w:p w14:paraId="69EE47FC" w14:textId="5DA96004"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32" w:history="1">
        <w:r w:rsidRPr="00506F6B">
          <w:rPr>
            <w:rStyle w:val="Hyperlink"/>
            <w:rFonts w:eastAsia="Arial Unicode MS"/>
            <w:noProof/>
          </w:rPr>
          <w:t>Figura 12 - Leituras em tempo real</w:t>
        </w:r>
        <w:r>
          <w:rPr>
            <w:noProof/>
            <w:webHidden/>
          </w:rPr>
          <w:tab/>
        </w:r>
        <w:r>
          <w:rPr>
            <w:noProof/>
            <w:webHidden/>
          </w:rPr>
          <w:fldChar w:fldCharType="begin"/>
        </w:r>
        <w:r>
          <w:rPr>
            <w:noProof/>
            <w:webHidden/>
          </w:rPr>
          <w:instrText xml:space="preserve"> PAGEREF _Toc111396632 \h </w:instrText>
        </w:r>
        <w:r>
          <w:rPr>
            <w:noProof/>
            <w:webHidden/>
          </w:rPr>
        </w:r>
        <w:r>
          <w:rPr>
            <w:noProof/>
            <w:webHidden/>
          </w:rPr>
          <w:fldChar w:fldCharType="separate"/>
        </w:r>
        <w:r>
          <w:rPr>
            <w:noProof/>
            <w:webHidden/>
          </w:rPr>
          <w:t>27</w:t>
        </w:r>
        <w:r>
          <w:rPr>
            <w:noProof/>
            <w:webHidden/>
          </w:rPr>
          <w:fldChar w:fldCharType="end"/>
        </w:r>
      </w:hyperlink>
    </w:p>
    <w:p w14:paraId="754C6EC0" w14:textId="47BA688D"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33" w:history="1">
        <w:r w:rsidRPr="00506F6B">
          <w:rPr>
            <w:rStyle w:val="Hyperlink"/>
            <w:rFonts w:eastAsia="Arial Unicode MS"/>
            <w:noProof/>
          </w:rPr>
          <w:t>Figura 13 - Visualização de imagem em tempo real</w:t>
        </w:r>
        <w:r>
          <w:rPr>
            <w:noProof/>
            <w:webHidden/>
          </w:rPr>
          <w:tab/>
        </w:r>
        <w:r>
          <w:rPr>
            <w:noProof/>
            <w:webHidden/>
          </w:rPr>
          <w:fldChar w:fldCharType="begin"/>
        </w:r>
        <w:r>
          <w:rPr>
            <w:noProof/>
            <w:webHidden/>
          </w:rPr>
          <w:instrText xml:space="preserve"> PAGEREF _Toc111396633 \h </w:instrText>
        </w:r>
        <w:r>
          <w:rPr>
            <w:noProof/>
            <w:webHidden/>
          </w:rPr>
        </w:r>
        <w:r>
          <w:rPr>
            <w:noProof/>
            <w:webHidden/>
          </w:rPr>
          <w:fldChar w:fldCharType="separate"/>
        </w:r>
        <w:r>
          <w:rPr>
            <w:noProof/>
            <w:webHidden/>
          </w:rPr>
          <w:t>28</w:t>
        </w:r>
        <w:r>
          <w:rPr>
            <w:noProof/>
            <w:webHidden/>
          </w:rPr>
          <w:fldChar w:fldCharType="end"/>
        </w:r>
      </w:hyperlink>
    </w:p>
    <w:p w14:paraId="1041C4A6" w14:textId="6D5B5044" w:rsidR="002A48BE" w:rsidRDefault="002A48BE">
      <w:pPr>
        <w:pStyle w:val="ndicedeilustraes"/>
        <w:tabs>
          <w:tab w:val="right" w:leader="dot" w:pos="9062"/>
        </w:tabs>
        <w:rPr>
          <w:rFonts w:asciiTheme="minorHAnsi" w:eastAsiaTheme="minorEastAsia" w:hAnsiTheme="minorHAnsi" w:cstheme="minorBidi"/>
          <w:noProof/>
          <w:sz w:val="22"/>
          <w:szCs w:val="22"/>
          <w:lang w:val="en-US" w:eastAsia="en-US"/>
        </w:rPr>
      </w:pPr>
      <w:hyperlink w:anchor="_Toc111396634" w:history="1">
        <w:r w:rsidRPr="00506F6B">
          <w:rPr>
            <w:rStyle w:val="Hyperlink"/>
            <w:rFonts w:eastAsia="Arial Unicode MS"/>
            <w:noProof/>
          </w:rPr>
          <w:t>Figura 14 - Notificação no Telegram</w:t>
        </w:r>
        <w:r>
          <w:rPr>
            <w:noProof/>
            <w:webHidden/>
          </w:rPr>
          <w:tab/>
        </w:r>
        <w:r>
          <w:rPr>
            <w:noProof/>
            <w:webHidden/>
          </w:rPr>
          <w:fldChar w:fldCharType="begin"/>
        </w:r>
        <w:r>
          <w:rPr>
            <w:noProof/>
            <w:webHidden/>
          </w:rPr>
          <w:instrText xml:space="preserve"> PAGEREF _Toc111396634 \h </w:instrText>
        </w:r>
        <w:r>
          <w:rPr>
            <w:noProof/>
            <w:webHidden/>
          </w:rPr>
        </w:r>
        <w:r>
          <w:rPr>
            <w:noProof/>
            <w:webHidden/>
          </w:rPr>
          <w:fldChar w:fldCharType="separate"/>
        </w:r>
        <w:r>
          <w:rPr>
            <w:noProof/>
            <w:webHidden/>
          </w:rPr>
          <w:t>29</w:t>
        </w:r>
        <w:r>
          <w:rPr>
            <w:noProof/>
            <w:webHidden/>
          </w:rPr>
          <w:fldChar w:fldCharType="end"/>
        </w:r>
      </w:hyperlink>
    </w:p>
    <w:p w14:paraId="394815AA" w14:textId="4621C263" w:rsidR="007A307A" w:rsidRPr="002E5CCC" w:rsidRDefault="007550E7" w:rsidP="003A1E43">
      <w:pPr>
        <w:ind w:left="0"/>
        <w:rPr>
          <w:b/>
          <w:bCs/>
          <w:sz w:val="28"/>
          <w:szCs w:val="28"/>
        </w:rPr>
      </w:pPr>
      <w:r>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07D4F89F" w14:textId="77777777" w:rsidR="007A307A" w:rsidRPr="002E5CCC" w:rsidRDefault="009A0222" w:rsidP="009A0222">
      <w:pPr>
        <w:jc w:val="center"/>
        <w:rPr>
          <w:b/>
          <w:bCs/>
          <w:strike/>
          <w:color w:val="FF0000"/>
          <w:sz w:val="28"/>
        </w:rPr>
      </w:pPr>
      <w:r w:rsidRPr="002E5CCC">
        <w:rPr>
          <w:b/>
          <w:sz w:val="28"/>
        </w:rPr>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099633A1" w14:textId="4FEC8735" w:rsidR="007A307A" w:rsidRPr="00033BD9" w:rsidRDefault="00A3137D" w:rsidP="00ED3B7C">
      <w:pPr>
        <w:spacing w:line="360" w:lineRule="auto"/>
      </w:pPr>
      <w:r w:rsidRPr="00033BD9">
        <w:t>CNN</w:t>
      </w:r>
      <w:r w:rsidR="003A1E43" w:rsidRPr="00033BD9">
        <w:tab/>
      </w:r>
      <w:proofErr w:type="spellStart"/>
      <w:r w:rsidRPr="00033BD9">
        <w:t>Convolutional</w:t>
      </w:r>
      <w:proofErr w:type="spellEnd"/>
      <w:r w:rsidRPr="00033BD9">
        <w:t xml:space="preserve"> Neural Network</w:t>
      </w:r>
    </w:p>
    <w:p w14:paraId="6247605B" w14:textId="279E72F7" w:rsidR="007A307A" w:rsidRPr="00A3137D" w:rsidRDefault="00A3137D" w:rsidP="00ED3B7C">
      <w:pPr>
        <w:spacing w:line="360" w:lineRule="auto"/>
        <w:rPr>
          <w:lang w:val="en-US"/>
        </w:rPr>
      </w:pPr>
      <w:r w:rsidRPr="00A3137D">
        <w:rPr>
          <w:lang w:val="en-US"/>
        </w:rPr>
        <w:t>CPU</w:t>
      </w:r>
      <w:r w:rsidR="003A1E43" w:rsidRPr="00A3137D">
        <w:rPr>
          <w:lang w:val="en-US"/>
        </w:rPr>
        <w:tab/>
      </w:r>
      <w:r w:rsidRPr="00A3137D">
        <w:rPr>
          <w:lang w:val="en-US"/>
        </w:rPr>
        <w:t>Central Processing Unit</w:t>
      </w:r>
    </w:p>
    <w:p w14:paraId="67487E17" w14:textId="7490707B" w:rsidR="007A307A" w:rsidRPr="00A3137D" w:rsidRDefault="00A3137D" w:rsidP="00ED3B7C">
      <w:pPr>
        <w:spacing w:line="360" w:lineRule="auto"/>
        <w:rPr>
          <w:lang w:val="en-US"/>
        </w:rPr>
      </w:pPr>
      <w:r w:rsidRPr="00A3137D">
        <w:rPr>
          <w:lang w:val="en-US"/>
        </w:rPr>
        <w:t xml:space="preserve">IP    </w:t>
      </w:r>
      <w:r w:rsidR="003A1E43" w:rsidRPr="00A3137D">
        <w:rPr>
          <w:lang w:val="en-US"/>
        </w:rPr>
        <w:tab/>
      </w:r>
      <w:r w:rsidRPr="00A3137D">
        <w:rPr>
          <w:lang w:val="en-US"/>
        </w:rPr>
        <w:t>Internet Protocol</w:t>
      </w:r>
    </w:p>
    <w:p w14:paraId="71CB85EA" w14:textId="42B00A0A" w:rsidR="007A307A" w:rsidRDefault="00A3137D" w:rsidP="00A3137D">
      <w:pPr>
        <w:spacing w:line="360" w:lineRule="auto"/>
        <w:rPr>
          <w:lang w:val="en-US"/>
        </w:rPr>
      </w:pPr>
      <w:r>
        <w:rPr>
          <w:lang w:val="en-US"/>
        </w:rPr>
        <w:t xml:space="preserve">FTP </w:t>
      </w:r>
      <w:r w:rsidR="003A1E43" w:rsidRPr="002E5CCC">
        <w:rPr>
          <w:lang w:val="en-US"/>
        </w:rPr>
        <w:tab/>
      </w:r>
      <w:r w:rsidRPr="00A3137D">
        <w:rPr>
          <w:lang w:val="en-US"/>
        </w:rPr>
        <w:t xml:space="preserve">File </w:t>
      </w:r>
      <w:r w:rsidR="008B3008">
        <w:rPr>
          <w:lang w:val="en-US"/>
        </w:rPr>
        <w:t>T</w:t>
      </w:r>
      <w:r w:rsidRPr="00A3137D">
        <w:rPr>
          <w:lang w:val="en-US"/>
        </w:rPr>
        <w:t>ransfer Protocol</w:t>
      </w:r>
    </w:p>
    <w:p w14:paraId="3AB79C16" w14:textId="02A8D1A6" w:rsidR="00DE1235" w:rsidRDefault="00DE1235" w:rsidP="00CA3992">
      <w:pPr>
        <w:spacing w:line="360" w:lineRule="auto"/>
        <w:rPr>
          <w:lang w:val="en-US"/>
        </w:rPr>
      </w:pPr>
      <w:r w:rsidRPr="00DE1235">
        <w:rPr>
          <w:lang w:val="en-US"/>
        </w:rPr>
        <w:t>CUDA</w:t>
      </w:r>
      <w:r w:rsidRPr="00DE1235">
        <w:rPr>
          <w:lang w:val="en-US"/>
        </w:rPr>
        <w:tab/>
        <w:t>Compute Unified Device Arc</w:t>
      </w:r>
      <w:r>
        <w:rPr>
          <w:lang w:val="en-US"/>
        </w:rPr>
        <w:t>hitecture</w:t>
      </w:r>
    </w:p>
    <w:p w14:paraId="217F88E0" w14:textId="0B4CA178" w:rsidR="009A0B75" w:rsidRDefault="009A0B75" w:rsidP="00CA3992">
      <w:pPr>
        <w:spacing w:line="360" w:lineRule="auto"/>
        <w:rPr>
          <w:lang w:val="en-US"/>
        </w:rPr>
      </w:pPr>
      <w:r>
        <w:rPr>
          <w:lang w:val="en-US"/>
        </w:rPr>
        <w:t>YOLO</w:t>
      </w:r>
      <w:r>
        <w:rPr>
          <w:lang w:val="en-US"/>
        </w:rPr>
        <w:tab/>
        <w:t>You Only Look Once</w:t>
      </w:r>
    </w:p>
    <w:p w14:paraId="15DB34D7" w14:textId="792409A6" w:rsidR="00CA3992" w:rsidRDefault="00CA3992" w:rsidP="00CA3992">
      <w:pPr>
        <w:spacing w:line="360" w:lineRule="auto"/>
        <w:rPr>
          <w:lang w:val="en-US"/>
        </w:rPr>
      </w:pPr>
      <w:r>
        <w:rPr>
          <w:lang w:val="en-US"/>
        </w:rPr>
        <w:t>GPU</w:t>
      </w:r>
      <w:r>
        <w:rPr>
          <w:lang w:val="en-US"/>
        </w:rPr>
        <w:tab/>
        <w:t>Graphic</w:t>
      </w:r>
      <w:r w:rsidR="00FC105A">
        <w:rPr>
          <w:lang w:val="en-US"/>
        </w:rPr>
        <w:t>s Processing Units</w:t>
      </w:r>
    </w:p>
    <w:p w14:paraId="7693182B" w14:textId="1B59461B" w:rsidR="00FC105A" w:rsidRDefault="00FC105A" w:rsidP="00CA3992">
      <w:pPr>
        <w:spacing w:line="360" w:lineRule="auto"/>
        <w:rPr>
          <w:lang w:val="en-US"/>
        </w:rPr>
      </w:pPr>
      <w:r>
        <w:rPr>
          <w:lang w:val="en-US"/>
        </w:rPr>
        <w:t>RAM</w:t>
      </w:r>
      <w:r>
        <w:rPr>
          <w:lang w:val="en-US"/>
        </w:rPr>
        <w:tab/>
        <w:t>Random Access Memory</w:t>
      </w:r>
    </w:p>
    <w:p w14:paraId="4AE345EF" w14:textId="4FF4D2BF" w:rsidR="00FC105A" w:rsidRDefault="00FC105A" w:rsidP="00CA3992">
      <w:pPr>
        <w:spacing w:line="360" w:lineRule="auto"/>
        <w:rPr>
          <w:lang w:val="en-US"/>
        </w:rPr>
      </w:pPr>
      <w:r>
        <w:rPr>
          <w:lang w:val="en-US"/>
        </w:rPr>
        <w:t>SSD</w:t>
      </w:r>
      <w:r>
        <w:rPr>
          <w:lang w:val="en-US"/>
        </w:rPr>
        <w:tab/>
        <w:t>Solid State Drive</w:t>
      </w:r>
    </w:p>
    <w:p w14:paraId="7E45C120" w14:textId="0B4BA342" w:rsidR="003476EC" w:rsidRDefault="003476EC" w:rsidP="00CA3992">
      <w:pPr>
        <w:spacing w:line="360" w:lineRule="auto"/>
      </w:pPr>
      <w:r w:rsidRPr="003476EC">
        <w:t>API</w:t>
      </w:r>
      <w:r w:rsidRPr="003476EC">
        <w:tab/>
      </w:r>
      <w:r w:rsidRPr="003476EC">
        <w:tab/>
        <w:t>Interface de Programação d</w:t>
      </w:r>
      <w:r>
        <w:t>e Aplicações</w:t>
      </w:r>
    </w:p>
    <w:p w14:paraId="6FC2C861" w14:textId="7E444835" w:rsidR="00074BE5" w:rsidRPr="003476EC" w:rsidRDefault="00074BE5" w:rsidP="00CA3992">
      <w:pPr>
        <w:spacing w:line="360" w:lineRule="auto"/>
      </w:pPr>
      <w:r>
        <w:t>HTTP</w:t>
      </w:r>
      <w:r>
        <w:tab/>
        <w:t xml:space="preserve">Hypertext </w:t>
      </w:r>
      <w:proofErr w:type="spellStart"/>
      <w:r>
        <w:t>Transfer</w:t>
      </w:r>
      <w:proofErr w:type="spellEnd"/>
      <w:r>
        <w:t xml:space="preserve"> </w:t>
      </w:r>
      <w:proofErr w:type="spellStart"/>
      <w:r>
        <w:t>Protocol</w:t>
      </w:r>
      <w:proofErr w:type="spellEnd"/>
    </w:p>
    <w:p w14:paraId="72DF856E" w14:textId="000EB9A6" w:rsidR="007A307A" w:rsidRPr="003476EC" w:rsidRDefault="007A307A" w:rsidP="00E223F6">
      <w:pPr>
        <w:rPr>
          <w:b/>
          <w:bCs/>
          <w:sz w:val="28"/>
          <w:szCs w:val="28"/>
        </w:rPr>
      </w:pPr>
    </w:p>
    <w:p w14:paraId="040EC8E5" w14:textId="77777777" w:rsidR="007A307A" w:rsidRPr="003476EC" w:rsidRDefault="007A307A" w:rsidP="00E223F6">
      <w:pPr>
        <w:rPr>
          <w:b/>
          <w:bCs/>
          <w:sz w:val="28"/>
          <w:szCs w:val="28"/>
        </w:rPr>
      </w:pPr>
    </w:p>
    <w:p w14:paraId="463DBD73" w14:textId="77777777" w:rsidR="007A307A" w:rsidRPr="003476EC" w:rsidRDefault="007A307A" w:rsidP="00E223F6">
      <w:pPr>
        <w:rPr>
          <w:b/>
          <w:bCs/>
          <w:sz w:val="28"/>
          <w:szCs w:val="28"/>
        </w:rPr>
      </w:pPr>
    </w:p>
    <w:p w14:paraId="4999D0D3" w14:textId="77777777" w:rsidR="007A307A" w:rsidRPr="003476EC" w:rsidRDefault="007A307A" w:rsidP="00E223F6">
      <w:pPr>
        <w:rPr>
          <w:b/>
          <w:bCs/>
          <w:sz w:val="28"/>
          <w:szCs w:val="28"/>
        </w:rPr>
      </w:pPr>
    </w:p>
    <w:p w14:paraId="2CED05A5" w14:textId="77777777" w:rsidR="007A307A" w:rsidRPr="003476EC" w:rsidRDefault="007A307A" w:rsidP="00E223F6">
      <w:pPr>
        <w:rPr>
          <w:b/>
          <w:bCs/>
          <w:sz w:val="28"/>
          <w:szCs w:val="28"/>
        </w:rPr>
      </w:pPr>
    </w:p>
    <w:p w14:paraId="1BFE605D" w14:textId="77777777" w:rsidR="007A307A" w:rsidRPr="003476EC" w:rsidRDefault="007A307A" w:rsidP="00E223F6">
      <w:pPr>
        <w:rPr>
          <w:b/>
          <w:bCs/>
          <w:sz w:val="28"/>
          <w:szCs w:val="28"/>
        </w:rPr>
      </w:pPr>
    </w:p>
    <w:p w14:paraId="08C385F6" w14:textId="77777777" w:rsidR="007A307A" w:rsidRPr="003476EC" w:rsidRDefault="007A307A" w:rsidP="00E223F6">
      <w:pPr>
        <w:rPr>
          <w:b/>
          <w:bCs/>
          <w:sz w:val="28"/>
          <w:szCs w:val="28"/>
        </w:rPr>
      </w:pPr>
    </w:p>
    <w:p w14:paraId="4FF6EE5B" w14:textId="77777777" w:rsidR="007A307A" w:rsidRPr="003476EC" w:rsidRDefault="007A307A" w:rsidP="00E223F6">
      <w:pPr>
        <w:rPr>
          <w:b/>
          <w:bCs/>
          <w:sz w:val="28"/>
          <w:szCs w:val="28"/>
        </w:rPr>
      </w:pPr>
    </w:p>
    <w:p w14:paraId="4F22F78B" w14:textId="77777777" w:rsidR="007A307A" w:rsidRPr="003476EC" w:rsidRDefault="007A307A" w:rsidP="00E223F6">
      <w:pPr>
        <w:rPr>
          <w:b/>
          <w:bCs/>
          <w:sz w:val="28"/>
          <w:szCs w:val="28"/>
        </w:rPr>
      </w:pPr>
    </w:p>
    <w:p w14:paraId="0B7F6B36" w14:textId="77777777" w:rsidR="007A307A" w:rsidRPr="003476EC" w:rsidRDefault="007A307A" w:rsidP="00E223F6">
      <w:pPr>
        <w:rPr>
          <w:b/>
          <w:bCs/>
          <w:sz w:val="28"/>
          <w:szCs w:val="28"/>
        </w:rPr>
      </w:pPr>
    </w:p>
    <w:p w14:paraId="3240B6AF" w14:textId="77777777" w:rsidR="007A307A" w:rsidRPr="003476EC" w:rsidRDefault="007A307A" w:rsidP="00E223F6">
      <w:pPr>
        <w:rPr>
          <w:b/>
          <w:bCs/>
          <w:sz w:val="28"/>
          <w:szCs w:val="28"/>
        </w:rPr>
      </w:pPr>
    </w:p>
    <w:p w14:paraId="77AD16A9" w14:textId="77777777" w:rsidR="007A307A" w:rsidRPr="003476EC" w:rsidRDefault="007A307A" w:rsidP="00E223F6">
      <w:pPr>
        <w:rPr>
          <w:b/>
          <w:bCs/>
          <w:sz w:val="28"/>
          <w:szCs w:val="28"/>
        </w:rPr>
      </w:pPr>
    </w:p>
    <w:p w14:paraId="464B4F59" w14:textId="77777777" w:rsidR="007A307A" w:rsidRPr="003476EC" w:rsidRDefault="007A307A" w:rsidP="00E223F6">
      <w:pPr>
        <w:rPr>
          <w:b/>
          <w:bCs/>
          <w:sz w:val="28"/>
          <w:szCs w:val="28"/>
        </w:rPr>
      </w:pPr>
    </w:p>
    <w:p w14:paraId="522FF035" w14:textId="77777777" w:rsidR="007A307A" w:rsidRPr="003476EC" w:rsidRDefault="007A307A" w:rsidP="00E223F6">
      <w:pPr>
        <w:rPr>
          <w:b/>
          <w:bCs/>
          <w:sz w:val="28"/>
          <w:szCs w:val="28"/>
        </w:rPr>
      </w:pPr>
    </w:p>
    <w:p w14:paraId="141F0A28" w14:textId="77777777" w:rsidR="007A307A" w:rsidRPr="003476EC" w:rsidRDefault="007A307A" w:rsidP="00E223F6">
      <w:pPr>
        <w:rPr>
          <w:b/>
          <w:bCs/>
          <w:sz w:val="28"/>
          <w:szCs w:val="28"/>
        </w:rPr>
      </w:pPr>
    </w:p>
    <w:p w14:paraId="05D55F66" w14:textId="77777777" w:rsidR="007A307A" w:rsidRPr="003476EC" w:rsidRDefault="007A307A" w:rsidP="00E223F6">
      <w:pPr>
        <w:rPr>
          <w:b/>
          <w:bCs/>
          <w:sz w:val="28"/>
          <w:szCs w:val="28"/>
        </w:rPr>
      </w:pPr>
    </w:p>
    <w:p w14:paraId="65B98EBD" w14:textId="77777777" w:rsidR="007A307A" w:rsidRPr="003476EC" w:rsidRDefault="007A307A" w:rsidP="00E223F6">
      <w:pPr>
        <w:rPr>
          <w:b/>
          <w:bCs/>
          <w:sz w:val="28"/>
          <w:szCs w:val="28"/>
        </w:rPr>
      </w:pPr>
    </w:p>
    <w:p w14:paraId="1AA5DBD4" w14:textId="77777777" w:rsidR="007A307A" w:rsidRPr="003476EC" w:rsidRDefault="007A307A" w:rsidP="00E223F6">
      <w:pPr>
        <w:rPr>
          <w:b/>
          <w:bCs/>
          <w:sz w:val="28"/>
          <w:szCs w:val="28"/>
        </w:rPr>
      </w:pPr>
    </w:p>
    <w:p w14:paraId="67EF0E75" w14:textId="77777777" w:rsidR="007A307A" w:rsidRPr="003476EC" w:rsidRDefault="007A307A" w:rsidP="00E223F6">
      <w:pPr>
        <w:rPr>
          <w:b/>
          <w:bCs/>
          <w:sz w:val="28"/>
          <w:szCs w:val="28"/>
        </w:rPr>
      </w:pPr>
    </w:p>
    <w:p w14:paraId="590A926B" w14:textId="77777777" w:rsidR="007A307A" w:rsidRPr="003476EC" w:rsidRDefault="007A307A" w:rsidP="00E223F6">
      <w:pPr>
        <w:rPr>
          <w:b/>
          <w:bCs/>
          <w:sz w:val="28"/>
          <w:szCs w:val="28"/>
        </w:rPr>
      </w:pPr>
    </w:p>
    <w:p w14:paraId="059FECA4" w14:textId="77777777" w:rsidR="007A307A" w:rsidRPr="003476EC" w:rsidRDefault="007A307A" w:rsidP="00E223F6">
      <w:pPr>
        <w:rPr>
          <w:b/>
          <w:bCs/>
          <w:sz w:val="28"/>
          <w:szCs w:val="28"/>
        </w:rPr>
      </w:pPr>
    </w:p>
    <w:p w14:paraId="6345F3EB" w14:textId="77777777" w:rsidR="007A307A" w:rsidRPr="003476EC" w:rsidRDefault="007A307A" w:rsidP="00E223F6">
      <w:pPr>
        <w:rPr>
          <w:b/>
          <w:bCs/>
          <w:sz w:val="28"/>
          <w:szCs w:val="28"/>
        </w:rPr>
      </w:pPr>
    </w:p>
    <w:p w14:paraId="0DAB5BE3" w14:textId="77777777" w:rsidR="007A307A" w:rsidRPr="003476EC" w:rsidRDefault="007A307A" w:rsidP="00E223F6">
      <w:pPr>
        <w:rPr>
          <w:b/>
          <w:bCs/>
          <w:sz w:val="28"/>
          <w:szCs w:val="28"/>
        </w:rPr>
      </w:pPr>
    </w:p>
    <w:p w14:paraId="01F0BAF5" w14:textId="77777777" w:rsidR="007A307A" w:rsidRPr="003476EC" w:rsidRDefault="007A307A" w:rsidP="00E223F6">
      <w:pPr>
        <w:rPr>
          <w:b/>
          <w:bCs/>
          <w:sz w:val="28"/>
          <w:szCs w:val="28"/>
        </w:rPr>
      </w:pPr>
    </w:p>
    <w:p w14:paraId="0B40F1EB" w14:textId="77777777" w:rsidR="007A307A" w:rsidRPr="003476EC" w:rsidRDefault="007A307A" w:rsidP="00E223F6">
      <w:pPr>
        <w:rPr>
          <w:b/>
          <w:bCs/>
          <w:sz w:val="28"/>
          <w:szCs w:val="28"/>
        </w:rPr>
      </w:pPr>
    </w:p>
    <w:p w14:paraId="558D7E97" w14:textId="77777777" w:rsidR="007A307A" w:rsidRPr="003476EC" w:rsidRDefault="007A307A" w:rsidP="00E223F6">
      <w:pPr>
        <w:rPr>
          <w:b/>
          <w:bCs/>
          <w:sz w:val="28"/>
          <w:szCs w:val="28"/>
        </w:rPr>
      </w:pPr>
    </w:p>
    <w:p w14:paraId="2CB10A12" w14:textId="5341D6CF" w:rsidR="00A3137D" w:rsidRPr="003476EC" w:rsidRDefault="00A3137D" w:rsidP="009A0222">
      <w:pPr>
        <w:jc w:val="center"/>
        <w:rPr>
          <w:b/>
          <w:sz w:val="28"/>
        </w:rPr>
      </w:pPr>
    </w:p>
    <w:p w14:paraId="1FDAB4CB" w14:textId="2456914F" w:rsidR="00A3137D" w:rsidRPr="003476EC" w:rsidRDefault="00A3137D" w:rsidP="009A0222">
      <w:pPr>
        <w:jc w:val="center"/>
        <w:rPr>
          <w:b/>
          <w:sz w:val="28"/>
        </w:rPr>
      </w:pPr>
    </w:p>
    <w:p w14:paraId="28115B11" w14:textId="3CDF6D13" w:rsidR="00A3137D" w:rsidRPr="003476EC" w:rsidRDefault="00A3137D" w:rsidP="009A0222">
      <w:pPr>
        <w:jc w:val="center"/>
        <w:rPr>
          <w:b/>
          <w:sz w:val="28"/>
        </w:rPr>
      </w:pPr>
    </w:p>
    <w:p w14:paraId="626839D5" w14:textId="537F889A" w:rsidR="00A3137D" w:rsidRPr="003476EC" w:rsidRDefault="00A3137D" w:rsidP="009A0222">
      <w:pPr>
        <w:jc w:val="center"/>
        <w:rPr>
          <w:b/>
          <w:sz w:val="28"/>
        </w:rPr>
      </w:pPr>
    </w:p>
    <w:p w14:paraId="5EA86F2F" w14:textId="7EBE45D9" w:rsidR="00A3137D" w:rsidRPr="003476EC" w:rsidRDefault="00A3137D" w:rsidP="009A0222">
      <w:pPr>
        <w:jc w:val="center"/>
        <w:rPr>
          <w:b/>
          <w:sz w:val="28"/>
        </w:rPr>
      </w:pPr>
    </w:p>
    <w:p w14:paraId="648A85A0" w14:textId="31352544" w:rsidR="00A3137D" w:rsidRPr="003476EC" w:rsidRDefault="00A3137D" w:rsidP="009A0222">
      <w:pPr>
        <w:jc w:val="center"/>
        <w:rPr>
          <w:b/>
          <w:sz w:val="28"/>
        </w:rPr>
      </w:pPr>
    </w:p>
    <w:p w14:paraId="5EE368E2" w14:textId="77777777" w:rsidR="00A3137D" w:rsidRPr="003476EC" w:rsidRDefault="00A3137D" w:rsidP="009A0222">
      <w:pPr>
        <w:jc w:val="center"/>
        <w:rPr>
          <w:b/>
          <w:sz w:val="28"/>
        </w:rPr>
      </w:pPr>
    </w:p>
    <w:p w14:paraId="07BC3C6F" w14:textId="7EA8CC42" w:rsidR="007A307A" w:rsidRPr="00FC105A" w:rsidRDefault="009A0222" w:rsidP="009A0222">
      <w:pPr>
        <w:jc w:val="center"/>
        <w:rPr>
          <w:b/>
          <w:sz w:val="28"/>
          <w:lang w:val="en-US"/>
        </w:rPr>
      </w:pPr>
      <w:r w:rsidRPr="00FC105A">
        <w:rPr>
          <w:b/>
          <w:sz w:val="28"/>
          <w:lang w:val="en-US"/>
        </w:rPr>
        <w:t>SUMÁRIO</w:t>
      </w:r>
    </w:p>
    <w:p w14:paraId="5B6712E3" w14:textId="77777777" w:rsidR="007A307A" w:rsidRPr="00FC105A" w:rsidRDefault="007A307A" w:rsidP="00FD16C9">
      <w:pPr>
        <w:jc w:val="center"/>
        <w:rPr>
          <w:lang w:val="en-US"/>
        </w:rPr>
      </w:pPr>
    </w:p>
    <w:p w14:paraId="4AA241A7" w14:textId="2F919DD5" w:rsidR="002A48BE" w:rsidRDefault="00835C9D">
      <w:pPr>
        <w:pStyle w:val="Sumrio1"/>
        <w:tabs>
          <w:tab w:val="right" w:leader="dot" w:pos="9062"/>
        </w:tabs>
        <w:rPr>
          <w:rFonts w:asciiTheme="minorHAnsi" w:eastAsiaTheme="minorEastAsia" w:hAnsiTheme="minorHAnsi" w:cstheme="minorBidi"/>
          <w:b w:val="0"/>
          <w:bCs w:val="0"/>
          <w:noProof/>
          <w:sz w:val="22"/>
          <w:szCs w:val="22"/>
          <w:lang w:val="en-US" w:eastAsia="en-US"/>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111396635" w:history="1">
        <w:r w:rsidR="002A48BE" w:rsidRPr="0018268A">
          <w:rPr>
            <w:rStyle w:val="Hyperlink"/>
            <w:noProof/>
          </w:rPr>
          <w:t>1. INTRODUÇÃO</w:t>
        </w:r>
        <w:r w:rsidR="002A48BE">
          <w:rPr>
            <w:noProof/>
            <w:webHidden/>
          </w:rPr>
          <w:tab/>
        </w:r>
        <w:r w:rsidR="002A48BE">
          <w:rPr>
            <w:noProof/>
            <w:webHidden/>
          </w:rPr>
          <w:fldChar w:fldCharType="begin"/>
        </w:r>
        <w:r w:rsidR="002A48BE">
          <w:rPr>
            <w:noProof/>
            <w:webHidden/>
          </w:rPr>
          <w:instrText xml:space="preserve"> PAGEREF _Toc111396635 \h </w:instrText>
        </w:r>
        <w:r w:rsidR="002A48BE">
          <w:rPr>
            <w:noProof/>
            <w:webHidden/>
          </w:rPr>
        </w:r>
        <w:r w:rsidR="002A48BE">
          <w:rPr>
            <w:noProof/>
            <w:webHidden/>
          </w:rPr>
          <w:fldChar w:fldCharType="separate"/>
        </w:r>
        <w:r w:rsidR="002A48BE">
          <w:rPr>
            <w:noProof/>
            <w:webHidden/>
          </w:rPr>
          <w:t>12</w:t>
        </w:r>
        <w:r w:rsidR="002A48BE">
          <w:rPr>
            <w:noProof/>
            <w:webHidden/>
          </w:rPr>
          <w:fldChar w:fldCharType="end"/>
        </w:r>
      </w:hyperlink>
    </w:p>
    <w:p w14:paraId="4DBD92DC" w14:textId="53334878"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36" w:history="1">
        <w:r w:rsidRPr="0018268A">
          <w:rPr>
            <w:rStyle w:val="Hyperlink"/>
            <w:noProof/>
          </w:rPr>
          <w:t>1.1. Objetivos do Trabalho</w:t>
        </w:r>
        <w:r>
          <w:rPr>
            <w:noProof/>
            <w:webHidden/>
          </w:rPr>
          <w:tab/>
        </w:r>
        <w:r>
          <w:rPr>
            <w:noProof/>
            <w:webHidden/>
          </w:rPr>
          <w:fldChar w:fldCharType="begin"/>
        </w:r>
        <w:r>
          <w:rPr>
            <w:noProof/>
            <w:webHidden/>
          </w:rPr>
          <w:instrText xml:space="preserve"> PAGEREF _Toc111396636 \h </w:instrText>
        </w:r>
        <w:r>
          <w:rPr>
            <w:noProof/>
            <w:webHidden/>
          </w:rPr>
        </w:r>
        <w:r>
          <w:rPr>
            <w:noProof/>
            <w:webHidden/>
          </w:rPr>
          <w:fldChar w:fldCharType="separate"/>
        </w:r>
        <w:r>
          <w:rPr>
            <w:noProof/>
            <w:webHidden/>
          </w:rPr>
          <w:t>12</w:t>
        </w:r>
        <w:r>
          <w:rPr>
            <w:noProof/>
            <w:webHidden/>
          </w:rPr>
          <w:fldChar w:fldCharType="end"/>
        </w:r>
      </w:hyperlink>
    </w:p>
    <w:p w14:paraId="7CB7F10A" w14:textId="14BDC3D4"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37" w:history="1">
        <w:r w:rsidRPr="0018268A">
          <w:rPr>
            <w:rStyle w:val="Hyperlink"/>
            <w:noProof/>
          </w:rPr>
          <w:t>1.2. Conteúdo do Trabalho</w:t>
        </w:r>
        <w:r>
          <w:rPr>
            <w:noProof/>
            <w:webHidden/>
          </w:rPr>
          <w:tab/>
        </w:r>
        <w:r>
          <w:rPr>
            <w:noProof/>
            <w:webHidden/>
          </w:rPr>
          <w:fldChar w:fldCharType="begin"/>
        </w:r>
        <w:r>
          <w:rPr>
            <w:noProof/>
            <w:webHidden/>
          </w:rPr>
          <w:instrText xml:space="preserve"> PAGEREF _Toc111396637 \h </w:instrText>
        </w:r>
        <w:r>
          <w:rPr>
            <w:noProof/>
            <w:webHidden/>
          </w:rPr>
        </w:r>
        <w:r>
          <w:rPr>
            <w:noProof/>
            <w:webHidden/>
          </w:rPr>
          <w:fldChar w:fldCharType="separate"/>
        </w:r>
        <w:r>
          <w:rPr>
            <w:noProof/>
            <w:webHidden/>
          </w:rPr>
          <w:t>13</w:t>
        </w:r>
        <w:r>
          <w:rPr>
            <w:noProof/>
            <w:webHidden/>
          </w:rPr>
          <w:fldChar w:fldCharType="end"/>
        </w:r>
      </w:hyperlink>
    </w:p>
    <w:p w14:paraId="37A6F4C9" w14:textId="395FCFE5" w:rsidR="002A48BE" w:rsidRDefault="002A48BE">
      <w:pPr>
        <w:pStyle w:val="Sumrio1"/>
        <w:tabs>
          <w:tab w:val="right" w:leader="dot" w:pos="9062"/>
        </w:tabs>
        <w:rPr>
          <w:rFonts w:asciiTheme="minorHAnsi" w:eastAsiaTheme="minorEastAsia" w:hAnsiTheme="minorHAnsi" w:cstheme="minorBidi"/>
          <w:b w:val="0"/>
          <w:bCs w:val="0"/>
          <w:noProof/>
          <w:sz w:val="22"/>
          <w:szCs w:val="22"/>
          <w:lang w:val="en-US" w:eastAsia="en-US"/>
        </w:rPr>
      </w:pPr>
      <w:hyperlink w:anchor="_Toc111396638" w:history="1">
        <w:r w:rsidRPr="0018268A">
          <w:rPr>
            <w:rStyle w:val="Hyperlink"/>
            <w:noProof/>
          </w:rPr>
          <w:t>2. FUNDAMENTAÇÃO TÉCNICA</w:t>
        </w:r>
        <w:r>
          <w:rPr>
            <w:noProof/>
            <w:webHidden/>
          </w:rPr>
          <w:tab/>
        </w:r>
        <w:r>
          <w:rPr>
            <w:noProof/>
            <w:webHidden/>
          </w:rPr>
          <w:fldChar w:fldCharType="begin"/>
        </w:r>
        <w:r>
          <w:rPr>
            <w:noProof/>
            <w:webHidden/>
          </w:rPr>
          <w:instrText xml:space="preserve"> PAGEREF _Toc111396638 \h </w:instrText>
        </w:r>
        <w:r>
          <w:rPr>
            <w:noProof/>
            <w:webHidden/>
          </w:rPr>
        </w:r>
        <w:r>
          <w:rPr>
            <w:noProof/>
            <w:webHidden/>
          </w:rPr>
          <w:fldChar w:fldCharType="separate"/>
        </w:r>
        <w:r>
          <w:rPr>
            <w:noProof/>
            <w:webHidden/>
          </w:rPr>
          <w:t>14</w:t>
        </w:r>
        <w:r>
          <w:rPr>
            <w:noProof/>
            <w:webHidden/>
          </w:rPr>
          <w:fldChar w:fldCharType="end"/>
        </w:r>
      </w:hyperlink>
    </w:p>
    <w:p w14:paraId="1B098914" w14:textId="793846FD"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39" w:history="1">
        <w:r w:rsidRPr="0018268A">
          <w:rPr>
            <w:rStyle w:val="Hyperlink"/>
            <w:noProof/>
          </w:rPr>
          <w:t>2.1. Inteligência artificial</w:t>
        </w:r>
        <w:r>
          <w:rPr>
            <w:noProof/>
            <w:webHidden/>
          </w:rPr>
          <w:tab/>
        </w:r>
        <w:r>
          <w:rPr>
            <w:noProof/>
            <w:webHidden/>
          </w:rPr>
          <w:fldChar w:fldCharType="begin"/>
        </w:r>
        <w:r>
          <w:rPr>
            <w:noProof/>
            <w:webHidden/>
          </w:rPr>
          <w:instrText xml:space="preserve"> PAGEREF _Toc111396639 \h </w:instrText>
        </w:r>
        <w:r>
          <w:rPr>
            <w:noProof/>
            <w:webHidden/>
          </w:rPr>
        </w:r>
        <w:r>
          <w:rPr>
            <w:noProof/>
            <w:webHidden/>
          </w:rPr>
          <w:fldChar w:fldCharType="separate"/>
        </w:r>
        <w:r>
          <w:rPr>
            <w:noProof/>
            <w:webHidden/>
          </w:rPr>
          <w:t>14</w:t>
        </w:r>
        <w:r>
          <w:rPr>
            <w:noProof/>
            <w:webHidden/>
          </w:rPr>
          <w:fldChar w:fldCharType="end"/>
        </w:r>
      </w:hyperlink>
    </w:p>
    <w:p w14:paraId="57DC97BC" w14:textId="09EEC3E9"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40" w:history="1">
        <w:r w:rsidRPr="0018268A">
          <w:rPr>
            <w:rStyle w:val="Hyperlink"/>
            <w:noProof/>
          </w:rPr>
          <w:t>2.2. Rede neural</w:t>
        </w:r>
        <w:r>
          <w:rPr>
            <w:noProof/>
            <w:webHidden/>
          </w:rPr>
          <w:tab/>
        </w:r>
        <w:r>
          <w:rPr>
            <w:noProof/>
            <w:webHidden/>
          </w:rPr>
          <w:fldChar w:fldCharType="begin"/>
        </w:r>
        <w:r>
          <w:rPr>
            <w:noProof/>
            <w:webHidden/>
          </w:rPr>
          <w:instrText xml:space="preserve"> PAGEREF _Toc111396640 \h </w:instrText>
        </w:r>
        <w:r>
          <w:rPr>
            <w:noProof/>
            <w:webHidden/>
          </w:rPr>
        </w:r>
        <w:r>
          <w:rPr>
            <w:noProof/>
            <w:webHidden/>
          </w:rPr>
          <w:fldChar w:fldCharType="separate"/>
        </w:r>
        <w:r>
          <w:rPr>
            <w:noProof/>
            <w:webHidden/>
          </w:rPr>
          <w:t>14</w:t>
        </w:r>
        <w:r>
          <w:rPr>
            <w:noProof/>
            <w:webHidden/>
          </w:rPr>
          <w:fldChar w:fldCharType="end"/>
        </w:r>
      </w:hyperlink>
    </w:p>
    <w:p w14:paraId="44B5EE79" w14:textId="3BBEEBDE"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41" w:history="1">
        <w:r w:rsidRPr="0018268A">
          <w:rPr>
            <w:rStyle w:val="Hyperlink"/>
            <w:noProof/>
          </w:rPr>
          <w:t>2.3 Machine Learning</w:t>
        </w:r>
        <w:r>
          <w:rPr>
            <w:noProof/>
            <w:webHidden/>
          </w:rPr>
          <w:tab/>
        </w:r>
        <w:r>
          <w:rPr>
            <w:noProof/>
            <w:webHidden/>
          </w:rPr>
          <w:fldChar w:fldCharType="begin"/>
        </w:r>
        <w:r>
          <w:rPr>
            <w:noProof/>
            <w:webHidden/>
          </w:rPr>
          <w:instrText xml:space="preserve"> PAGEREF _Toc111396641 \h </w:instrText>
        </w:r>
        <w:r>
          <w:rPr>
            <w:noProof/>
            <w:webHidden/>
          </w:rPr>
        </w:r>
        <w:r>
          <w:rPr>
            <w:noProof/>
            <w:webHidden/>
          </w:rPr>
          <w:fldChar w:fldCharType="separate"/>
        </w:r>
        <w:r>
          <w:rPr>
            <w:noProof/>
            <w:webHidden/>
          </w:rPr>
          <w:t>14</w:t>
        </w:r>
        <w:r>
          <w:rPr>
            <w:noProof/>
            <w:webHidden/>
          </w:rPr>
          <w:fldChar w:fldCharType="end"/>
        </w:r>
      </w:hyperlink>
    </w:p>
    <w:p w14:paraId="128A765F" w14:textId="1A59004A"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42" w:history="1">
        <w:r w:rsidRPr="0018268A">
          <w:rPr>
            <w:rStyle w:val="Hyperlink"/>
            <w:noProof/>
          </w:rPr>
          <w:t>2.4 Deep Learning</w:t>
        </w:r>
        <w:r>
          <w:rPr>
            <w:noProof/>
            <w:webHidden/>
          </w:rPr>
          <w:tab/>
        </w:r>
        <w:r>
          <w:rPr>
            <w:noProof/>
            <w:webHidden/>
          </w:rPr>
          <w:fldChar w:fldCharType="begin"/>
        </w:r>
        <w:r>
          <w:rPr>
            <w:noProof/>
            <w:webHidden/>
          </w:rPr>
          <w:instrText xml:space="preserve"> PAGEREF _Toc111396642 \h </w:instrText>
        </w:r>
        <w:r>
          <w:rPr>
            <w:noProof/>
            <w:webHidden/>
          </w:rPr>
        </w:r>
        <w:r>
          <w:rPr>
            <w:noProof/>
            <w:webHidden/>
          </w:rPr>
          <w:fldChar w:fldCharType="separate"/>
        </w:r>
        <w:r>
          <w:rPr>
            <w:noProof/>
            <w:webHidden/>
          </w:rPr>
          <w:t>14</w:t>
        </w:r>
        <w:r>
          <w:rPr>
            <w:noProof/>
            <w:webHidden/>
          </w:rPr>
          <w:fldChar w:fldCharType="end"/>
        </w:r>
      </w:hyperlink>
    </w:p>
    <w:p w14:paraId="64EBC8E4" w14:textId="7D3F64A4"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43" w:history="1">
        <w:r w:rsidRPr="0018268A">
          <w:rPr>
            <w:rStyle w:val="Hyperlink"/>
            <w:noProof/>
          </w:rPr>
          <w:t>2.5 Git</w:t>
        </w:r>
        <w:r>
          <w:rPr>
            <w:noProof/>
            <w:webHidden/>
          </w:rPr>
          <w:tab/>
        </w:r>
        <w:r>
          <w:rPr>
            <w:noProof/>
            <w:webHidden/>
          </w:rPr>
          <w:fldChar w:fldCharType="begin"/>
        </w:r>
        <w:r>
          <w:rPr>
            <w:noProof/>
            <w:webHidden/>
          </w:rPr>
          <w:instrText xml:space="preserve"> PAGEREF _Toc111396643 \h </w:instrText>
        </w:r>
        <w:r>
          <w:rPr>
            <w:noProof/>
            <w:webHidden/>
          </w:rPr>
        </w:r>
        <w:r>
          <w:rPr>
            <w:noProof/>
            <w:webHidden/>
          </w:rPr>
          <w:fldChar w:fldCharType="separate"/>
        </w:r>
        <w:r>
          <w:rPr>
            <w:noProof/>
            <w:webHidden/>
          </w:rPr>
          <w:t>15</w:t>
        </w:r>
        <w:r>
          <w:rPr>
            <w:noProof/>
            <w:webHidden/>
          </w:rPr>
          <w:fldChar w:fldCharType="end"/>
        </w:r>
      </w:hyperlink>
    </w:p>
    <w:p w14:paraId="4486BD60" w14:textId="2A3FCD33"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44" w:history="1">
        <w:r w:rsidRPr="0018268A">
          <w:rPr>
            <w:rStyle w:val="Hyperlink"/>
            <w:noProof/>
          </w:rPr>
          <w:t>2.6 Typescript</w:t>
        </w:r>
        <w:r>
          <w:rPr>
            <w:noProof/>
            <w:webHidden/>
          </w:rPr>
          <w:tab/>
        </w:r>
        <w:r>
          <w:rPr>
            <w:noProof/>
            <w:webHidden/>
          </w:rPr>
          <w:fldChar w:fldCharType="begin"/>
        </w:r>
        <w:r>
          <w:rPr>
            <w:noProof/>
            <w:webHidden/>
          </w:rPr>
          <w:instrText xml:space="preserve"> PAGEREF _Toc111396644 \h </w:instrText>
        </w:r>
        <w:r>
          <w:rPr>
            <w:noProof/>
            <w:webHidden/>
          </w:rPr>
        </w:r>
        <w:r>
          <w:rPr>
            <w:noProof/>
            <w:webHidden/>
          </w:rPr>
          <w:fldChar w:fldCharType="separate"/>
        </w:r>
        <w:r>
          <w:rPr>
            <w:noProof/>
            <w:webHidden/>
          </w:rPr>
          <w:t>15</w:t>
        </w:r>
        <w:r>
          <w:rPr>
            <w:noProof/>
            <w:webHidden/>
          </w:rPr>
          <w:fldChar w:fldCharType="end"/>
        </w:r>
      </w:hyperlink>
    </w:p>
    <w:p w14:paraId="001BF0F5" w14:textId="3945F30C"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45" w:history="1">
        <w:r w:rsidRPr="0018268A">
          <w:rPr>
            <w:rStyle w:val="Hyperlink"/>
            <w:noProof/>
          </w:rPr>
          <w:t>2.7 Python</w:t>
        </w:r>
        <w:r>
          <w:rPr>
            <w:noProof/>
            <w:webHidden/>
          </w:rPr>
          <w:tab/>
        </w:r>
        <w:r>
          <w:rPr>
            <w:noProof/>
            <w:webHidden/>
          </w:rPr>
          <w:fldChar w:fldCharType="begin"/>
        </w:r>
        <w:r>
          <w:rPr>
            <w:noProof/>
            <w:webHidden/>
          </w:rPr>
          <w:instrText xml:space="preserve"> PAGEREF _Toc111396645 \h </w:instrText>
        </w:r>
        <w:r>
          <w:rPr>
            <w:noProof/>
            <w:webHidden/>
          </w:rPr>
        </w:r>
        <w:r>
          <w:rPr>
            <w:noProof/>
            <w:webHidden/>
          </w:rPr>
          <w:fldChar w:fldCharType="separate"/>
        </w:r>
        <w:r>
          <w:rPr>
            <w:noProof/>
            <w:webHidden/>
          </w:rPr>
          <w:t>15</w:t>
        </w:r>
        <w:r>
          <w:rPr>
            <w:noProof/>
            <w:webHidden/>
          </w:rPr>
          <w:fldChar w:fldCharType="end"/>
        </w:r>
      </w:hyperlink>
    </w:p>
    <w:p w14:paraId="4AF79BC1" w14:textId="28696A22"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46" w:history="1">
        <w:r w:rsidRPr="0018268A">
          <w:rPr>
            <w:rStyle w:val="Hyperlink"/>
            <w:noProof/>
          </w:rPr>
          <w:t>2.8 Java</w:t>
        </w:r>
        <w:r>
          <w:rPr>
            <w:noProof/>
            <w:webHidden/>
          </w:rPr>
          <w:tab/>
        </w:r>
        <w:r>
          <w:rPr>
            <w:noProof/>
            <w:webHidden/>
          </w:rPr>
          <w:fldChar w:fldCharType="begin"/>
        </w:r>
        <w:r>
          <w:rPr>
            <w:noProof/>
            <w:webHidden/>
          </w:rPr>
          <w:instrText xml:space="preserve"> PAGEREF _Toc111396646 \h </w:instrText>
        </w:r>
        <w:r>
          <w:rPr>
            <w:noProof/>
            <w:webHidden/>
          </w:rPr>
        </w:r>
        <w:r>
          <w:rPr>
            <w:noProof/>
            <w:webHidden/>
          </w:rPr>
          <w:fldChar w:fldCharType="separate"/>
        </w:r>
        <w:r>
          <w:rPr>
            <w:noProof/>
            <w:webHidden/>
          </w:rPr>
          <w:t>15</w:t>
        </w:r>
        <w:r>
          <w:rPr>
            <w:noProof/>
            <w:webHidden/>
          </w:rPr>
          <w:fldChar w:fldCharType="end"/>
        </w:r>
      </w:hyperlink>
    </w:p>
    <w:p w14:paraId="181F1029" w14:textId="1674A48B"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47" w:history="1">
        <w:r w:rsidRPr="0018268A">
          <w:rPr>
            <w:rStyle w:val="Hyperlink"/>
            <w:noProof/>
          </w:rPr>
          <w:t>2.9 YOLO</w:t>
        </w:r>
        <w:r>
          <w:rPr>
            <w:noProof/>
            <w:webHidden/>
          </w:rPr>
          <w:tab/>
        </w:r>
        <w:r>
          <w:rPr>
            <w:noProof/>
            <w:webHidden/>
          </w:rPr>
          <w:fldChar w:fldCharType="begin"/>
        </w:r>
        <w:r>
          <w:rPr>
            <w:noProof/>
            <w:webHidden/>
          </w:rPr>
          <w:instrText xml:space="preserve"> PAGEREF _Toc111396647 \h </w:instrText>
        </w:r>
        <w:r>
          <w:rPr>
            <w:noProof/>
            <w:webHidden/>
          </w:rPr>
        </w:r>
        <w:r>
          <w:rPr>
            <w:noProof/>
            <w:webHidden/>
          </w:rPr>
          <w:fldChar w:fldCharType="separate"/>
        </w:r>
        <w:r>
          <w:rPr>
            <w:noProof/>
            <w:webHidden/>
          </w:rPr>
          <w:t>15</w:t>
        </w:r>
        <w:r>
          <w:rPr>
            <w:noProof/>
            <w:webHidden/>
          </w:rPr>
          <w:fldChar w:fldCharType="end"/>
        </w:r>
      </w:hyperlink>
    </w:p>
    <w:p w14:paraId="7ABBBCF9" w14:textId="0566EEC8"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48" w:history="1">
        <w:r w:rsidRPr="0018268A">
          <w:rPr>
            <w:rStyle w:val="Hyperlink"/>
            <w:noProof/>
          </w:rPr>
          <w:t>2.10 Spring</w:t>
        </w:r>
        <w:r>
          <w:rPr>
            <w:noProof/>
            <w:webHidden/>
          </w:rPr>
          <w:tab/>
        </w:r>
        <w:r>
          <w:rPr>
            <w:noProof/>
            <w:webHidden/>
          </w:rPr>
          <w:fldChar w:fldCharType="begin"/>
        </w:r>
        <w:r>
          <w:rPr>
            <w:noProof/>
            <w:webHidden/>
          </w:rPr>
          <w:instrText xml:space="preserve"> PAGEREF _Toc111396648 \h </w:instrText>
        </w:r>
        <w:r>
          <w:rPr>
            <w:noProof/>
            <w:webHidden/>
          </w:rPr>
        </w:r>
        <w:r>
          <w:rPr>
            <w:noProof/>
            <w:webHidden/>
          </w:rPr>
          <w:fldChar w:fldCharType="separate"/>
        </w:r>
        <w:r>
          <w:rPr>
            <w:noProof/>
            <w:webHidden/>
          </w:rPr>
          <w:t>15</w:t>
        </w:r>
        <w:r>
          <w:rPr>
            <w:noProof/>
            <w:webHidden/>
          </w:rPr>
          <w:fldChar w:fldCharType="end"/>
        </w:r>
      </w:hyperlink>
    </w:p>
    <w:p w14:paraId="0F4D929F" w14:textId="7D784F5F"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49" w:history="1">
        <w:r w:rsidRPr="0018268A">
          <w:rPr>
            <w:rStyle w:val="Hyperlink"/>
            <w:noProof/>
          </w:rPr>
          <w:t>2.11 Angular 2</w:t>
        </w:r>
        <w:r>
          <w:rPr>
            <w:noProof/>
            <w:webHidden/>
          </w:rPr>
          <w:tab/>
        </w:r>
        <w:r>
          <w:rPr>
            <w:noProof/>
            <w:webHidden/>
          </w:rPr>
          <w:fldChar w:fldCharType="begin"/>
        </w:r>
        <w:r>
          <w:rPr>
            <w:noProof/>
            <w:webHidden/>
          </w:rPr>
          <w:instrText xml:space="preserve"> PAGEREF _Toc111396649 \h </w:instrText>
        </w:r>
        <w:r>
          <w:rPr>
            <w:noProof/>
            <w:webHidden/>
          </w:rPr>
        </w:r>
        <w:r>
          <w:rPr>
            <w:noProof/>
            <w:webHidden/>
          </w:rPr>
          <w:fldChar w:fldCharType="separate"/>
        </w:r>
        <w:r>
          <w:rPr>
            <w:noProof/>
            <w:webHidden/>
          </w:rPr>
          <w:t>16</w:t>
        </w:r>
        <w:r>
          <w:rPr>
            <w:noProof/>
            <w:webHidden/>
          </w:rPr>
          <w:fldChar w:fldCharType="end"/>
        </w:r>
      </w:hyperlink>
    </w:p>
    <w:p w14:paraId="2DFEA279" w14:textId="0C384F7D"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50" w:history="1">
        <w:r w:rsidRPr="0018268A">
          <w:rPr>
            <w:rStyle w:val="Hyperlink"/>
            <w:noProof/>
          </w:rPr>
          <w:t>2.12 MySQL</w:t>
        </w:r>
        <w:r>
          <w:rPr>
            <w:noProof/>
            <w:webHidden/>
          </w:rPr>
          <w:tab/>
        </w:r>
        <w:r>
          <w:rPr>
            <w:noProof/>
            <w:webHidden/>
          </w:rPr>
          <w:fldChar w:fldCharType="begin"/>
        </w:r>
        <w:r>
          <w:rPr>
            <w:noProof/>
            <w:webHidden/>
          </w:rPr>
          <w:instrText xml:space="preserve"> PAGEREF _Toc111396650 \h </w:instrText>
        </w:r>
        <w:r>
          <w:rPr>
            <w:noProof/>
            <w:webHidden/>
          </w:rPr>
        </w:r>
        <w:r>
          <w:rPr>
            <w:noProof/>
            <w:webHidden/>
          </w:rPr>
          <w:fldChar w:fldCharType="separate"/>
        </w:r>
        <w:r>
          <w:rPr>
            <w:noProof/>
            <w:webHidden/>
          </w:rPr>
          <w:t>16</w:t>
        </w:r>
        <w:r>
          <w:rPr>
            <w:noProof/>
            <w:webHidden/>
          </w:rPr>
          <w:fldChar w:fldCharType="end"/>
        </w:r>
      </w:hyperlink>
    </w:p>
    <w:p w14:paraId="1CABC517" w14:textId="745605B9"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51" w:history="1">
        <w:r w:rsidRPr="0018268A">
          <w:rPr>
            <w:rStyle w:val="Hyperlink"/>
            <w:noProof/>
          </w:rPr>
          <w:t>2.13 OpenCV</w:t>
        </w:r>
        <w:r>
          <w:rPr>
            <w:noProof/>
            <w:webHidden/>
          </w:rPr>
          <w:tab/>
        </w:r>
        <w:r>
          <w:rPr>
            <w:noProof/>
            <w:webHidden/>
          </w:rPr>
          <w:fldChar w:fldCharType="begin"/>
        </w:r>
        <w:r>
          <w:rPr>
            <w:noProof/>
            <w:webHidden/>
          </w:rPr>
          <w:instrText xml:space="preserve"> PAGEREF _Toc111396651 \h </w:instrText>
        </w:r>
        <w:r>
          <w:rPr>
            <w:noProof/>
            <w:webHidden/>
          </w:rPr>
        </w:r>
        <w:r>
          <w:rPr>
            <w:noProof/>
            <w:webHidden/>
          </w:rPr>
          <w:fldChar w:fldCharType="separate"/>
        </w:r>
        <w:r>
          <w:rPr>
            <w:noProof/>
            <w:webHidden/>
          </w:rPr>
          <w:t>16</w:t>
        </w:r>
        <w:r>
          <w:rPr>
            <w:noProof/>
            <w:webHidden/>
          </w:rPr>
          <w:fldChar w:fldCharType="end"/>
        </w:r>
      </w:hyperlink>
    </w:p>
    <w:p w14:paraId="04B4C1A0" w14:textId="3571CF9C"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52" w:history="1">
        <w:r w:rsidRPr="0018268A">
          <w:rPr>
            <w:rStyle w:val="Hyperlink"/>
            <w:noProof/>
          </w:rPr>
          <w:t>2.14 Convolutional Neural Network (CNN)</w:t>
        </w:r>
        <w:r>
          <w:rPr>
            <w:noProof/>
            <w:webHidden/>
          </w:rPr>
          <w:tab/>
        </w:r>
        <w:r>
          <w:rPr>
            <w:noProof/>
            <w:webHidden/>
          </w:rPr>
          <w:fldChar w:fldCharType="begin"/>
        </w:r>
        <w:r>
          <w:rPr>
            <w:noProof/>
            <w:webHidden/>
          </w:rPr>
          <w:instrText xml:space="preserve"> PAGEREF _Toc111396652 \h </w:instrText>
        </w:r>
        <w:r>
          <w:rPr>
            <w:noProof/>
            <w:webHidden/>
          </w:rPr>
        </w:r>
        <w:r>
          <w:rPr>
            <w:noProof/>
            <w:webHidden/>
          </w:rPr>
          <w:fldChar w:fldCharType="separate"/>
        </w:r>
        <w:r>
          <w:rPr>
            <w:noProof/>
            <w:webHidden/>
          </w:rPr>
          <w:t>16</w:t>
        </w:r>
        <w:r>
          <w:rPr>
            <w:noProof/>
            <w:webHidden/>
          </w:rPr>
          <w:fldChar w:fldCharType="end"/>
        </w:r>
      </w:hyperlink>
    </w:p>
    <w:p w14:paraId="2574C86E" w14:textId="78EA1408" w:rsidR="002A48BE" w:rsidRDefault="002A48BE">
      <w:pPr>
        <w:pStyle w:val="Sumrio1"/>
        <w:tabs>
          <w:tab w:val="right" w:leader="dot" w:pos="9062"/>
        </w:tabs>
        <w:rPr>
          <w:rFonts w:asciiTheme="minorHAnsi" w:eastAsiaTheme="minorEastAsia" w:hAnsiTheme="minorHAnsi" w:cstheme="minorBidi"/>
          <w:b w:val="0"/>
          <w:bCs w:val="0"/>
          <w:noProof/>
          <w:sz w:val="22"/>
          <w:szCs w:val="22"/>
          <w:lang w:val="en-US" w:eastAsia="en-US"/>
        </w:rPr>
      </w:pPr>
      <w:hyperlink w:anchor="_Toc111396653" w:history="1">
        <w:r w:rsidRPr="0018268A">
          <w:rPr>
            <w:rStyle w:val="Hyperlink"/>
            <w:noProof/>
          </w:rPr>
          <w:t>3. DESENVOLVIMENTO</w:t>
        </w:r>
        <w:r>
          <w:rPr>
            <w:noProof/>
            <w:webHidden/>
          </w:rPr>
          <w:tab/>
        </w:r>
        <w:r>
          <w:rPr>
            <w:noProof/>
            <w:webHidden/>
          </w:rPr>
          <w:fldChar w:fldCharType="begin"/>
        </w:r>
        <w:r>
          <w:rPr>
            <w:noProof/>
            <w:webHidden/>
          </w:rPr>
          <w:instrText xml:space="preserve"> PAGEREF _Toc111396653 \h </w:instrText>
        </w:r>
        <w:r>
          <w:rPr>
            <w:noProof/>
            <w:webHidden/>
          </w:rPr>
        </w:r>
        <w:r>
          <w:rPr>
            <w:noProof/>
            <w:webHidden/>
          </w:rPr>
          <w:fldChar w:fldCharType="separate"/>
        </w:r>
        <w:r>
          <w:rPr>
            <w:noProof/>
            <w:webHidden/>
          </w:rPr>
          <w:t>18</w:t>
        </w:r>
        <w:r>
          <w:rPr>
            <w:noProof/>
            <w:webHidden/>
          </w:rPr>
          <w:fldChar w:fldCharType="end"/>
        </w:r>
      </w:hyperlink>
    </w:p>
    <w:p w14:paraId="0C39EB5F" w14:textId="7FD0664C"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54" w:history="1">
        <w:r w:rsidRPr="0018268A">
          <w:rPr>
            <w:rStyle w:val="Hyperlink"/>
            <w:noProof/>
          </w:rPr>
          <w:t>3.1. Arquitetura backend</w:t>
        </w:r>
        <w:r>
          <w:rPr>
            <w:noProof/>
            <w:webHidden/>
          </w:rPr>
          <w:tab/>
        </w:r>
        <w:r>
          <w:rPr>
            <w:noProof/>
            <w:webHidden/>
          </w:rPr>
          <w:fldChar w:fldCharType="begin"/>
        </w:r>
        <w:r>
          <w:rPr>
            <w:noProof/>
            <w:webHidden/>
          </w:rPr>
          <w:instrText xml:space="preserve"> PAGEREF _Toc111396654 \h </w:instrText>
        </w:r>
        <w:r>
          <w:rPr>
            <w:noProof/>
            <w:webHidden/>
          </w:rPr>
        </w:r>
        <w:r>
          <w:rPr>
            <w:noProof/>
            <w:webHidden/>
          </w:rPr>
          <w:fldChar w:fldCharType="separate"/>
        </w:r>
        <w:r>
          <w:rPr>
            <w:noProof/>
            <w:webHidden/>
          </w:rPr>
          <w:t>18</w:t>
        </w:r>
        <w:r>
          <w:rPr>
            <w:noProof/>
            <w:webHidden/>
          </w:rPr>
          <w:fldChar w:fldCharType="end"/>
        </w:r>
      </w:hyperlink>
    </w:p>
    <w:p w14:paraId="250752F6" w14:textId="4FD7FD56"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55" w:history="1">
        <w:r w:rsidRPr="0018268A">
          <w:rPr>
            <w:rStyle w:val="Hyperlink"/>
            <w:noProof/>
          </w:rPr>
          <w:t>3.2. Arquitetura frontend</w:t>
        </w:r>
        <w:r>
          <w:rPr>
            <w:noProof/>
            <w:webHidden/>
          </w:rPr>
          <w:tab/>
        </w:r>
        <w:r>
          <w:rPr>
            <w:noProof/>
            <w:webHidden/>
          </w:rPr>
          <w:fldChar w:fldCharType="begin"/>
        </w:r>
        <w:r>
          <w:rPr>
            <w:noProof/>
            <w:webHidden/>
          </w:rPr>
          <w:instrText xml:space="preserve"> PAGEREF _Toc111396655 \h </w:instrText>
        </w:r>
        <w:r>
          <w:rPr>
            <w:noProof/>
            <w:webHidden/>
          </w:rPr>
        </w:r>
        <w:r>
          <w:rPr>
            <w:noProof/>
            <w:webHidden/>
          </w:rPr>
          <w:fldChar w:fldCharType="separate"/>
        </w:r>
        <w:r>
          <w:rPr>
            <w:noProof/>
            <w:webHidden/>
          </w:rPr>
          <w:t>18</w:t>
        </w:r>
        <w:r>
          <w:rPr>
            <w:noProof/>
            <w:webHidden/>
          </w:rPr>
          <w:fldChar w:fldCharType="end"/>
        </w:r>
      </w:hyperlink>
    </w:p>
    <w:p w14:paraId="25066ABB" w14:textId="1D6A8237"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56" w:history="1">
        <w:r w:rsidRPr="0018268A">
          <w:rPr>
            <w:rStyle w:val="Hyperlink"/>
            <w:noProof/>
          </w:rPr>
          <w:t>3.3. Arquitetura câmera servidor</w:t>
        </w:r>
        <w:r>
          <w:rPr>
            <w:noProof/>
            <w:webHidden/>
          </w:rPr>
          <w:tab/>
        </w:r>
        <w:r>
          <w:rPr>
            <w:noProof/>
            <w:webHidden/>
          </w:rPr>
          <w:fldChar w:fldCharType="begin"/>
        </w:r>
        <w:r>
          <w:rPr>
            <w:noProof/>
            <w:webHidden/>
          </w:rPr>
          <w:instrText xml:space="preserve"> PAGEREF _Toc111396656 \h </w:instrText>
        </w:r>
        <w:r>
          <w:rPr>
            <w:noProof/>
            <w:webHidden/>
          </w:rPr>
        </w:r>
        <w:r>
          <w:rPr>
            <w:noProof/>
            <w:webHidden/>
          </w:rPr>
          <w:fldChar w:fldCharType="separate"/>
        </w:r>
        <w:r>
          <w:rPr>
            <w:noProof/>
            <w:webHidden/>
          </w:rPr>
          <w:t>19</w:t>
        </w:r>
        <w:r>
          <w:rPr>
            <w:noProof/>
            <w:webHidden/>
          </w:rPr>
          <w:fldChar w:fldCharType="end"/>
        </w:r>
      </w:hyperlink>
    </w:p>
    <w:p w14:paraId="023946BA" w14:textId="2763E5AD"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57" w:history="1">
        <w:r w:rsidRPr="0018268A">
          <w:rPr>
            <w:rStyle w:val="Hyperlink"/>
            <w:noProof/>
          </w:rPr>
          <w:t>3.4. Requisitos</w:t>
        </w:r>
        <w:r>
          <w:rPr>
            <w:noProof/>
            <w:webHidden/>
          </w:rPr>
          <w:tab/>
        </w:r>
        <w:r>
          <w:rPr>
            <w:noProof/>
            <w:webHidden/>
          </w:rPr>
          <w:fldChar w:fldCharType="begin"/>
        </w:r>
        <w:r>
          <w:rPr>
            <w:noProof/>
            <w:webHidden/>
          </w:rPr>
          <w:instrText xml:space="preserve"> PAGEREF _Toc111396657 \h </w:instrText>
        </w:r>
        <w:r>
          <w:rPr>
            <w:noProof/>
            <w:webHidden/>
          </w:rPr>
        </w:r>
        <w:r>
          <w:rPr>
            <w:noProof/>
            <w:webHidden/>
          </w:rPr>
          <w:fldChar w:fldCharType="separate"/>
        </w:r>
        <w:r>
          <w:rPr>
            <w:noProof/>
            <w:webHidden/>
          </w:rPr>
          <w:t>20</w:t>
        </w:r>
        <w:r>
          <w:rPr>
            <w:noProof/>
            <w:webHidden/>
          </w:rPr>
          <w:fldChar w:fldCharType="end"/>
        </w:r>
      </w:hyperlink>
    </w:p>
    <w:p w14:paraId="6A5B0949" w14:textId="557D9671"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58" w:history="1">
        <w:r w:rsidRPr="0018268A">
          <w:rPr>
            <w:rStyle w:val="Hyperlink"/>
            <w:noProof/>
          </w:rPr>
          <w:t>3.5. Requisitos Funcionais</w:t>
        </w:r>
        <w:r>
          <w:rPr>
            <w:noProof/>
            <w:webHidden/>
          </w:rPr>
          <w:tab/>
        </w:r>
        <w:r>
          <w:rPr>
            <w:noProof/>
            <w:webHidden/>
          </w:rPr>
          <w:fldChar w:fldCharType="begin"/>
        </w:r>
        <w:r>
          <w:rPr>
            <w:noProof/>
            <w:webHidden/>
          </w:rPr>
          <w:instrText xml:space="preserve"> PAGEREF _Toc111396658 \h </w:instrText>
        </w:r>
        <w:r>
          <w:rPr>
            <w:noProof/>
            <w:webHidden/>
          </w:rPr>
        </w:r>
        <w:r>
          <w:rPr>
            <w:noProof/>
            <w:webHidden/>
          </w:rPr>
          <w:fldChar w:fldCharType="separate"/>
        </w:r>
        <w:r>
          <w:rPr>
            <w:noProof/>
            <w:webHidden/>
          </w:rPr>
          <w:t>20</w:t>
        </w:r>
        <w:r>
          <w:rPr>
            <w:noProof/>
            <w:webHidden/>
          </w:rPr>
          <w:fldChar w:fldCharType="end"/>
        </w:r>
      </w:hyperlink>
    </w:p>
    <w:p w14:paraId="41802CCF" w14:textId="305F8EFE"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59" w:history="1">
        <w:r w:rsidRPr="0018268A">
          <w:rPr>
            <w:rStyle w:val="Hyperlink"/>
            <w:noProof/>
          </w:rPr>
          <w:t>3.6 Requisitos Não Funcionais</w:t>
        </w:r>
        <w:r>
          <w:rPr>
            <w:noProof/>
            <w:webHidden/>
          </w:rPr>
          <w:tab/>
        </w:r>
        <w:r>
          <w:rPr>
            <w:noProof/>
            <w:webHidden/>
          </w:rPr>
          <w:fldChar w:fldCharType="begin"/>
        </w:r>
        <w:r>
          <w:rPr>
            <w:noProof/>
            <w:webHidden/>
          </w:rPr>
          <w:instrText xml:space="preserve"> PAGEREF _Toc111396659 \h </w:instrText>
        </w:r>
        <w:r>
          <w:rPr>
            <w:noProof/>
            <w:webHidden/>
          </w:rPr>
        </w:r>
        <w:r>
          <w:rPr>
            <w:noProof/>
            <w:webHidden/>
          </w:rPr>
          <w:fldChar w:fldCharType="separate"/>
        </w:r>
        <w:r>
          <w:rPr>
            <w:noProof/>
            <w:webHidden/>
          </w:rPr>
          <w:t>20</w:t>
        </w:r>
        <w:r>
          <w:rPr>
            <w:noProof/>
            <w:webHidden/>
          </w:rPr>
          <w:fldChar w:fldCharType="end"/>
        </w:r>
      </w:hyperlink>
    </w:p>
    <w:p w14:paraId="6D43D245" w14:textId="758A919E"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60" w:history="1">
        <w:r w:rsidRPr="0018268A">
          <w:rPr>
            <w:rStyle w:val="Hyperlink"/>
            <w:noProof/>
          </w:rPr>
          <w:t>3.7 Arquitetura do Sistema</w:t>
        </w:r>
        <w:r>
          <w:rPr>
            <w:noProof/>
            <w:webHidden/>
          </w:rPr>
          <w:tab/>
        </w:r>
        <w:r>
          <w:rPr>
            <w:noProof/>
            <w:webHidden/>
          </w:rPr>
          <w:fldChar w:fldCharType="begin"/>
        </w:r>
        <w:r>
          <w:rPr>
            <w:noProof/>
            <w:webHidden/>
          </w:rPr>
          <w:instrText xml:space="preserve"> PAGEREF _Toc111396660 \h </w:instrText>
        </w:r>
        <w:r>
          <w:rPr>
            <w:noProof/>
            <w:webHidden/>
          </w:rPr>
        </w:r>
        <w:r>
          <w:rPr>
            <w:noProof/>
            <w:webHidden/>
          </w:rPr>
          <w:fldChar w:fldCharType="separate"/>
        </w:r>
        <w:r>
          <w:rPr>
            <w:noProof/>
            <w:webHidden/>
          </w:rPr>
          <w:t>20</w:t>
        </w:r>
        <w:r>
          <w:rPr>
            <w:noProof/>
            <w:webHidden/>
          </w:rPr>
          <w:fldChar w:fldCharType="end"/>
        </w:r>
      </w:hyperlink>
    </w:p>
    <w:p w14:paraId="5DE68F6F" w14:textId="099B6BBB"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61" w:history="1">
        <w:r w:rsidRPr="0018268A">
          <w:rPr>
            <w:rStyle w:val="Hyperlink"/>
            <w:noProof/>
          </w:rPr>
          <w:t>3.8 FTP</w:t>
        </w:r>
        <w:r>
          <w:rPr>
            <w:noProof/>
            <w:webHidden/>
          </w:rPr>
          <w:tab/>
        </w:r>
        <w:r>
          <w:rPr>
            <w:noProof/>
            <w:webHidden/>
          </w:rPr>
          <w:fldChar w:fldCharType="begin"/>
        </w:r>
        <w:r>
          <w:rPr>
            <w:noProof/>
            <w:webHidden/>
          </w:rPr>
          <w:instrText xml:space="preserve"> PAGEREF _Toc111396661 \h </w:instrText>
        </w:r>
        <w:r>
          <w:rPr>
            <w:noProof/>
            <w:webHidden/>
          </w:rPr>
        </w:r>
        <w:r>
          <w:rPr>
            <w:noProof/>
            <w:webHidden/>
          </w:rPr>
          <w:fldChar w:fldCharType="separate"/>
        </w:r>
        <w:r>
          <w:rPr>
            <w:noProof/>
            <w:webHidden/>
          </w:rPr>
          <w:t>21</w:t>
        </w:r>
        <w:r>
          <w:rPr>
            <w:noProof/>
            <w:webHidden/>
          </w:rPr>
          <w:fldChar w:fldCharType="end"/>
        </w:r>
      </w:hyperlink>
    </w:p>
    <w:p w14:paraId="71198497" w14:textId="15320821"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62" w:history="1">
        <w:r w:rsidRPr="0018268A">
          <w:rPr>
            <w:rStyle w:val="Hyperlink"/>
            <w:noProof/>
          </w:rPr>
          <w:t>3.9 Análise da imagem</w:t>
        </w:r>
        <w:r>
          <w:rPr>
            <w:noProof/>
            <w:webHidden/>
          </w:rPr>
          <w:tab/>
        </w:r>
        <w:r>
          <w:rPr>
            <w:noProof/>
            <w:webHidden/>
          </w:rPr>
          <w:fldChar w:fldCharType="begin"/>
        </w:r>
        <w:r>
          <w:rPr>
            <w:noProof/>
            <w:webHidden/>
          </w:rPr>
          <w:instrText xml:space="preserve"> PAGEREF _Toc111396662 \h </w:instrText>
        </w:r>
        <w:r>
          <w:rPr>
            <w:noProof/>
            <w:webHidden/>
          </w:rPr>
        </w:r>
        <w:r>
          <w:rPr>
            <w:noProof/>
            <w:webHidden/>
          </w:rPr>
          <w:fldChar w:fldCharType="separate"/>
        </w:r>
        <w:r>
          <w:rPr>
            <w:noProof/>
            <w:webHidden/>
          </w:rPr>
          <w:t>21</w:t>
        </w:r>
        <w:r>
          <w:rPr>
            <w:noProof/>
            <w:webHidden/>
          </w:rPr>
          <w:fldChar w:fldCharType="end"/>
        </w:r>
      </w:hyperlink>
    </w:p>
    <w:p w14:paraId="7B008AF0" w14:textId="02FF86B4"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63" w:history="1">
        <w:r w:rsidRPr="0018268A">
          <w:rPr>
            <w:rStyle w:val="Hyperlink"/>
            <w:noProof/>
          </w:rPr>
          <w:t>3.10 Processamento final</w:t>
        </w:r>
        <w:r>
          <w:rPr>
            <w:noProof/>
            <w:webHidden/>
          </w:rPr>
          <w:tab/>
        </w:r>
        <w:r>
          <w:rPr>
            <w:noProof/>
            <w:webHidden/>
          </w:rPr>
          <w:fldChar w:fldCharType="begin"/>
        </w:r>
        <w:r>
          <w:rPr>
            <w:noProof/>
            <w:webHidden/>
          </w:rPr>
          <w:instrText xml:space="preserve"> PAGEREF _Toc111396663 \h </w:instrText>
        </w:r>
        <w:r>
          <w:rPr>
            <w:noProof/>
            <w:webHidden/>
          </w:rPr>
        </w:r>
        <w:r>
          <w:rPr>
            <w:noProof/>
            <w:webHidden/>
          </w:rPr>
          <w:fldChar w:fldCharType="separate"/>
        </w:r>
        <w:r>
          <w:rPr>
            <w:noProof/>
            <w:webHidden/>
          </w:rPr>
          <w:t>24</w:t>
        </w:r>
        <w:r>
          <w:rPr>
            <w:noProof/>
            <w:webHidden/>
          </w:rPr>
          <w:fldChar w:fldCharType="end"/>
        </w:r>
      </w:hyperlink>
    </w:p>
    <w:p w14:paraId="5EDF2394" w14:textId="658F7322" w:rsidR="002A48BE" w:rsidRDefault="002A48BE">
      <w:pPr>
        <w:pStyle w:val="Sumrio1"/>
        <w:tabs>
          <w:tab w:val="right" w:leader="dot" w:pos="9062"/>
        </w:tabs>
        <w:rPr>
          <w:rFonts w:asciiTheme="minorHAnsi" w:eastAsiaTheme="minorEastAsia" w:hAnsiTheme="minorHAnsi" w:cstheme="minorBidi"/>
          <w:b w:val="0"/>
          <w:bCs w:val="0"/>
          <w:noProof/>
          <w:sz w:val="22"/>
          <w:szCs w:val="22"/>
          <w:lang w:val="en-US" w:eastAsia="en-US"/>
        </w:rPr>
      </w:pPr>
      <w:hyperlink w:anchor="_Toc111396664" w:history="1">
        <w:r w:rsidRPr="0018268A">
          <w:rPr>
            <w:rStyle w:val="Hyperlink"/>
            <w:noProof/>
          </w:rPr>
          <w:t>4. RESULTADOS</w:t>
        </w:r>
        <w:r>
          <w:rPr>
            <w:noProof/>
            <w:webHidden/>
          </w:rPr>
          <w:tab/>
        </w:r>
        <w:r>
          <w:rPr>
            <w:noProof/>
            <w:webHidden/>
          </w:rPr>
          <w:fldChar w:fldCharType="begin"/>
        </w:r>
        <w:r>
          <w:rPr>
            <w:noProof/>
            <w:webHidden/>
          </w:rPr>
          <w:instrText xml:space="preserve"> PAGEREF _Toc111396664 \h </w:instrText>
        </w:r>
        <w:r>
          <w:rPr>
            <w:noProof/>
            <w:webHidden/>
          </w:rPr>
        </w:r>
        <w:r>
          <w:rPr>
            <w:noProof/>
            <w:webHidden/>
          </w:rPr>
          <w:fldChar w:fldCharType="separate"/>
        </w:r>
        <w:r>
          <w:rPr>
            <w:noProof/>
            <w:webHidden/>
          </w:rPr>
          <w:t>26</w:t>
        </w:r>
        <w:r>
          <w:rPr>
            <w:noProof/>
            <w:webHidden/>
          </w:rPr>
          <w:fldChar w:fldCharType="end"/>
        </w:r>
      </w:hyperlink>
    </w:p>
    <w:p w14:paraId="3164D17D" w14:textId="764FD5A1"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65" w:history="1">
        <w:r w:rsidRPr="0018268A">
          <w:rPr>
            <w:rStyle w:val="Hyperlink"/>
            <w:noProof/>
          </w:rPr>
          <w:t>4.1. Aplicação de gerenciamento</w:t>
        </w:r>
        <w:r>
          <w:rPr>
            <w:noProof/>
            <w:webHidden/>
          </w:rPr>
          <w:tab/>
        </w:r>
        <w:r>
          <w:rPr>
            <w:noProof/>
            <w:webHidden/>
          </w:rPr>
          <w:fldChar w:fldCharType="begin"/>
        </w:r>
        <w:r>
          <w:rPr>
            <w:noProof/>
            <w:webHidden/>
          </w:rPr>
          <w:instrText xml:space="preserve"> PAGEREF _Toc111396665 \h </w:instrText>
        </w:r>
        <w:r>
          <w:rPr>
            <w:noProof/>
            <w:webHidden/>
          </w:rPr>
        </w:r>
        <w:r>
          <w:rPr>
            <w:noProof/>
            <w:webHidden/>
          </w:rPr>
          <w:fldChar w:fldCharType="separate"/>
        </w:r>
        <w:r>
          <w:rPr>
            <w:noProof/>
            <w:webHidden/>
          </w:rPr>
          <w:t>26</w:t>
        </w:r>
        <w:r>
          <w:rPr>
            <w:noProof/>
            <w:webHidden/>
          </w:rPr>
          <w:fldChar w:fldCharType="end"/>
        </w:r>
      </w:hyperlink>
    </w:p>
    <w:p w14:paraId="03C57165" w14:textId="102CB6CC"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66" w:history="1">
        <w:r w:rsidRPr="0018268A">
          <w:rPr>
            <w:rStyle w:val="Hyperlink"/>
            <w:noProof/>
          </w:rPr>
          <w:t>4.2. Resultados Técnicos</w:t>
        </w:r>
        <w:r>
          <w:rPr>
            <w:noProof/>
            <w:webHidden/>
          </w:rPr>
          <w:tab/>
        </w:r>
        <w:r>
          <w:rPr>
            <w:noProof/>
            <w:webHidden/>
          </w:rPr>
          <w:fldChar w:fldCharType="begin"/>
        </w:r>
        <w:r>
          <w:rPr>
            <w:noProof/>
            <w:webHidden/>
          </w:rPr>
          <w:instrText xml:space="preserve"> PAGEREF _Toc111396666 \h </w:instrText>
        </w:r>
        <w:r>
          <w:rPr>
            <w:noProof/>
            <w:webHidden/>
          </w:rPr>
        </w:r>
        <w:r>
          <w:rPr>
            <w:noProof/>
            <w:webHidden/>
          </w:rPr>
          <w:fldChar w:fldCharType="separate"/>
        </w:r>
        <w:r>
          <w:rPr>
            <w:noProof/>
            <w:webHidden/>
          </w:rPr>
          <w:t>28</w:t>
        </w:r>
        <w:r>
          <w:rPr>
            <w:noProof/>
            <w:webHidden/>
          </w:rPr>
          <w:fldChar w:fldCharType="end"/>
        </w:r>
      </w:hyperlink>
    </w:p>
    <w:p w14:paraId="489BE005" w14:textId="45F326C5"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67" w:history="1">
        <w:r w:rsidRPr="0018268A">
          <w:rPr>
            <w:rStyle w:val="Hyperlink"/>
            <w:noProof/>
          </w:rPr>
          <w:t>4.3. Resultados de requisitos</w:t>
        </w:r>
        <w:r>
          <w:rPr>
            <w:noProof/>
            <w:webHidden/>
          </w:rPr>
          <w:tab/>
        </w:r>
        <w:r>
          <w:rPr>
            <w:noProof/>
            <w:webHidden/>
          </w:rPr>
          <w:fldChar w:fldCharType="begin"/>
        </w:r>
        <w:r>
          <w:rPr>
            <w:noProof/>
            <w:webHidden/>
          </w:rPr>
          <w:instrText xml:space="preserve"> PAGEREF _Toc111396667 \h </w:instrText>
        </w:r>
        <w:r>
          <w:rPr>
            <w:noProof/>
            <w:webHidden/>
          </w:rPr>
        </w:r>
        <w:r>
          <w:rPr>
            <w:noProof/>
            <w:webHidden/>
          </w:rPr>
          <w:fldChar w:fldCharType="separate"/>
        </w:r>
        <w:r>
          <w:rPr>
            <w:noProof/>
            <w:webHidden/>
          </w:rPr>
          <w:t>28</w:t>
        </w:r>
        <w:r>
          <w:rPr>
            <w:noProof/>
            <w:webHidden/>
          </w:rPr>
          <w:fldChar w:fldCharType="end"/>
        </w:r>
      </w:hyperlink>
    </w:p>
    <w:p w14:paraId="1EEDFFBA" w14:textId="5D5B054F"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68" w:history="1">
        <w:r w:rsidRPr="0018268A">
          <w:rPr>
            <w:rStyle w:val="Hyperlink"/>
            <w:noProof/>
          </w:rPr>
          <w:t>4.4. Aprendizagens</w:t>
        </w:r>
        <w:r>
          <w:rPr>
            <w:noProof/>
            <w:webHidden/>
          </w:rPr>
          <w:tab/>
        </w:r>
        <w:r>
          <w:rPr>
            <w:noProof/>
            <w:webHidden/>
          </w:rPr>
          <w:fldChar w:fldCharType="begin"/>
        </w:r>
        <w:r>
          <w:rPr>
            <w:noProof/>
            <w:webHidden/>
          </w:rPr>
          <w:instrText xml:space="preserve"> PAGEREF _Toc111396668 \h </w:instrText>
        </w:r>
        <w:r>
          <w:rPr>
            <w:noProof/>
            <w:webHidden/>
          </w:rPr>
        </w:r>
        <w:r>
          <w:rPr>
            <w:noProof/>
            <w:webHidden/>
          </w:rPr>
          <w:fldChar w:fldCharType="separate"/>
        </w:r>
        <w:r>
          <w:rPr>
            <w:noProof/>
            <w:webHidden/>
          </w:rPr>
          <w:t>30</w:t>
        </w:r>
        <w:r>
          <w:rPr>
            <w:noProof/>
            <w:webHidden/>
          </w:rPr>
          <w:fldChar w:fldCharType="end"/>
        </w:r>
      </w:hyperlink>
    </w:p>
    <w:p w14:paraId="2B78493B" w14:textId="0B6044DB" w:rsidR="002A48BE" w:rsidRDefault="002A48BE">
      <w:pPr>
        <w:pStyle w:val="Sumrio1"/>
        <w:tabs>
          <w:tab w:val="right" w:leader="dot" w:pos="9062"/>
        </w:tabs>
        <w:rPr>
          <w:rFonts w:asciiTheme="minorHAnsi" w:eastAsiaTheme="minorEastAsia" w:hAnsiTheme="minorHAnsi" w:cstheme="minorBidi"/>
          <w:b w:val="0"/>
          <w:bCs w:val="0"/>
          <w:noProof/>
          <w:sz w:val="22"/>
          <w:szCs w:val="22"/>
          <w:lang w:val="en-US" w:eastAsia="en-US"/>
        </w:rPr>
      </w:pPr>
      <w:hyperlink w:anchor="_Toc111396669" w:history="1">
        <w:r w:rsidRPr="0018268A">
          <w:rPr>
            <w:rStyle w:val="Hyperlink"/>
            <w:noProof/>
          </w:rPr>
          <w:t>5. CONSIDERAÇÕES FINAIS</w:t>
        </w:r>
        <w:r>
          <w:rPr>
            <w:noProof/>
            <w:webHidden/>
          </w:rPr>
          <w:tab/>
        </w:r>
        <w:r>
          <w:rPr>
            <w:noProof/>
            <w:webHidden/>
          </w:rPr>
          <w:fldChar w:fldCharType="begin"/>
        </w:r>
        <w:r>
          <w:rPr>
            <w:noProof/>
            <w:webHidden/>
          </w:rPr>
          <w:instrText xml:space="preserve"> PAGEREF _Toc111396669 \h </w:instrText>
        </w:r>
        <w:r>
          <w:rPr>
            <w:noProof/>
            <w:webHidden/>
          </w:rPr>
        </w:r>
        <w:r>
          <w:rPr>
            <w:noProof/>
            <w:webHidden/>
          </w:rPr>
          <w:fldChar w:fldCharType="separate"/>
        </w:r>
        <w:r>
          <w:rPr>
            <w:noProof/>
            <w:webHidden/>
          </w:rPr>
          <w:t>31</w:t>
        </w:r>
        <w:r>
          <w:rPr>
            <w:noProof/>
            <w:webHidden/>
          </w:rPr>
          <w:fldChar w:fldCharType="end"/>
        </w:r>
      </w:hyperlink>
    </w:p>
    <w:p w14:paraId="409E1AED" w14:textId="6623AC01"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70" w:history="1">
        <w:r w:rsidRPr="0018268A">
          <w:rPr>
            <w:rStyle w:val="Hyperlink"/>
            <w:noProof/>
          </w:rPr>
          <w:t>5.1. Trabalho Futuros</w:t>
        </w:r>
        <w:r>
          <w:rPr>
            <w:noProof/>
            <w:webHidden/>
          </w:rPr>
          <w:tab/>
        </w:r>
        <w:r>
          <w:rPr>
            <w:noProof/>
            <w:webHidden/>
          </w:rPr>
          <w:fldChar w:fldCharType="begin"/>
        </w:r>
        <w:r>
          <w:rPr>
            <w:noProof/>
            <w:webHidden/>
          </w:rPr>
          <w:instrText xml:space="preserve"> PAGEREF _Toc111396670 \h </w:instrText>
        </w:r>
        <w:r>
          <w:rPr>
            <w:noProof/>
            <w:webHidden/>
          </w:rPr>
        </w:r>
        <w:r>
          <w:rPr>
            <w:noProof/>
            <w:webHidden/>
          </w:rPr>
          <w:fldChar w:fldCharType="separate"/>
        </w:r>
        <w:r>
          <w:rPr>
            <w:noProof/>
            <w:webHidden/>
          </w:rPr>
          <w:t>31</w:t>
        </w:r>
        <w:r>
          <w:rPr>
            <w:noProof/>
            <w:webHidden/>
          </w:rPr>
          <w:fldChar w:fldCharType="end"/>
        </w:r>
      </w:hyperlink>
    </w:p>
    <w:p w14:paraId="0C7BBC4F" w14:textId="0491DF48"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71" w:history="1">
        <w:r w:rsidRPr="0018268A">
          <w:rPr>
            <w:rStyle w:val="Hyperlink"/>
            <w:noProof/>
          </w:rPr>
          <w:t>5.2. Outras tecnologias</w:t>
        </w:r>
        <w:r>
          <w:rPr>
            <w:noProof/>
            <w:webHidden/>
          </w:rPr>
          <w:tab/>
        </w:r>
        <w:r>
          <w:rPr>
            <w:noProof/>
            <w:webHidden/>
          </w:rPr>
          <w:fldChar w:fldCharType="begin"/>
        </w:r>
        <w:r>
          <w:rPr>
            <w:noProof/>
            <w:webHidden/>
          </w:rPr>
          <w:instrText xml:space="preserve"> PAGEREF _Toc111396671 \h </w:instrText>
        </w:r>
        <w:r>
          <w:rPr>
            <w:noProof/>
            <w:webHidden/>
          </w:rPr>
        </w:r>
        <w:r>
          <w:rPr>
            <w:noProof/>
            <w:webHidden/>
          </w:rPr>
          <w:fldChar w:fldCharType="separate"/>
        </w:r>
        <w:r>
          <w:rPr>
            <w:noProof/>
            <w:webHidden/>
          </w:rPr>
          <w:t>31</w:t>
        </w:r>
        <w:r>
          <w:rPr>
            <w:noProof/>
            <w:webHidden/>
          </w:rPr>
          <w:fldChar w:fldCharType="end"/>
        </w:r>
      </w:hyperlink>
    </w:p>
    <w:p w14:paraId="01F3DDBF" w14:textId="1E72103B"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72" w:history="1">
        <w:r w:rsidRPr="0018268A">
          <w:rPr>
            <w:rStyle w:val="Hyperlink"/>
            <w:noProof/>
          </w:rPr>
          <w:t>5.3. Hardware de implementação</w:t>
        </w:r>
        <w:r>
          <w:rPr>
            <w:noProof/>
            <w:webHidden/>
          </w:rPr>
          <w:tab/>
        </w:r>
        <w:r>
          <w:rPr>
            <w:noProof/>
            <w:webHidden/>
          </w:rPr>
          <w:fldChar w:fldCharType="begin"/>
        </w:r>
        <w:r>
          <w:rPr>
            <w:noProof/>
            <w:webHidden/>
          </w:rPr>
          <w:instrText xml:space="preserve"> PAGEREF _Toc111396672 \h </w:instrText>
        </w:r>
        <w:r>
          <w:rPr>
            <w:noProof/>
            <w:webHidden/>
          </w:rPr>
        </w:r>
        <w:r>
          <w:rPr>
            <w:noProof/>
            <w:webHidden/>
          </w:rPr>
          <w:fldChar w:fldCharType="separate"/>
        </w:r>
        <w:r>
          <w:rPr>
            <w:noProof/>
            <w:webHidden/>
          </w:rPr>
          <w:t>31</w:t>
        </w:r>
        <w:r>
          <w:rPr>
            <w:noProof/>
            <w:webHidden/>
          </w:rPr>
          <w:fldChar w:fldCharType="end"/>
        </w:r>
      </w:hyperlink>
    </w:p>
    <w:p w14:paraId="038EA0F6" w14:textId="14F0571D"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73" w:history="1">
        <w:r w:rsidRPr="0018268A">
          <w:rPr>
            <w:rStyle w:val="Hyperlink"/>
            <w:noProof/>
          </w:rPr>
          <w:t>5.4. Resultados técnicos</w:t>
        </w:r>
        <w:r>
          <w:rPr>
            <w:noProof/>
            <w:webHidden/>
          </w:rPr>
          <w:tab/>
        </w:r>
        <w:r>
          <w:rPr>
            <w:noProof/>
            <w:webHidden/>
          </w:rPr>
          <w:fldChar w:fldCharType="begin"/>
        </w:r>
        <w:r>
          <w:rPr>
            <w:noProof/>
            <w:webHidden/>
          </w:rPr>
          <w:instrText xml:space="preserve"> PAGEREF _Toc111396673 \h </w:instrText>
        </w:r>
        <w:r>
          <w:rPr>
            <w:noProof/>
            <w:webHidden/>
          </w:rPr>
        </w:r>
        <w:r>
          <w:rPr>
            <w:noProof/>
            <w:webHidden/>
          </w:rPr>
          <w:fldChar w:fldCharType="separate"/>
        </w:r>
        <w:r>
          <w:rPr>
            <w:noProof/>
            <w:webHidden/>
          </w:rPr>
          <w:t>32</w:t>
        </w:r>
        <w:r>
          <w:rPr>
            <w:noProof/>
            <w:webHidden/>
          </w:rPr>
          <w:fldChar w:fldCharType="end"/>
        </w:r>
      </w:hyperlink>
    </w:p>
    <w:p w14:paraId="11C1B62B" w14:textId="034EA4CF"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74" w:history="1">
        <w:r w:rsidRPr="0018268A">
          <w:rPr>
            <w:rStyle w:val="Hyperlink"/>
            <w:noProof/>
          </w:rPr>
          <w:t>5.5. Resultados pessoais</w:t>
        </w:r>
        <w:r>
          <w:rPr>
            <w:noProof/>
            <w:webHidden/>
          </w:rPr>
          <w:tab/>
        </w:r>
        <w:r>
          <w:rPr>
            <w:noProof/>
            <w:webHidden/>
          </w:rPr>
          <w:fldChar w:fldCharType="begin"/>
        </w:r>
        <w:r>
          <w:rPr>
            <w:noProof/>
            <w:webHidden/>
          </w:rPr>
          <w:instrText xml:space="preserve"> PAGEREF _Toc111396674 \h </w:instrText>
        </w:r>
        <w:r>
          <w:rPr>
            <w:noProof/>
            <w:webHidden/>
          </w:rPr>
        </w:r>
        <w:r>
          <w:rPr>
            <w:noProof/>
            <w:webHidden/>
          </w:rPr>
          <w:fldChar w:fldCharType="separate"/>
        </w:r>
        <w:r>
          <w:rPr>
            <w:noProof/>
            <w:webHidden/>
          </w:rPr>
          <w:t>32</w:t>
        </w:r>
        <w:r>
          <w:rPr>
            <w:noProof/>
            <w:webHidden/>
          </w:rPr>
          <w:fldChar w:fldCharType="end"/>
        </w:r>
      </w:hyperlink>
    </w:p>
    <w:p w14:paraId="4F764DF4" w14:textId="71C45800" w:rsidR="002A48BE" w:rsidRDefault="002A48BE">
      <w:pPr>
        <w:pStyle w:val="Sumrio2"/>
        <w:tabs>
          <w:tab w:val="right" w:leader="dot" w:pos="9062"/>
        </w:tabs>
        <w:rPr>
          <w:rFonts w:asciiTheme="minorHAnsi" w:eastAsiaTheme="minorEastAsia" w:hAnsiTheme="minorHAnsi" w:cstheme="minorBidi"/>
          <w:noProof/>
          <w:sz w:val="22"/>
          <w:szCs w:val="22"/>
          <w:lang w:val="en-US" w:eastAsia="en-US"/>
        </w:rPr>
      </w:pPr>
      <w:hyperlink w:anchor="_Toc111396675" w:history="1">
        <w:r w:rsidRPr="0018268A">
          <w:rPr>
            <w:rStyle w:val="Hyperlink"/>
            <w:noProof/>
          </w:rPr>
          <w:t>5.6. Sistema operacional</w:t>
        </w:r>
        <w:r>
          <w:rPr>
            <w:noProof/>
            <w:webHidden/>
          </w:rPr>
          <w:tab/>
        </w:r>
        <w:r>
          <w:rPr>
            <w:noProof/>
            <w:webHidden/>
          </w:rPr>
          <w:fldChar w:fldCharType="begin"/>
        </w:r>
        <w:r>
          <w:rPr>
            <w:noProof/>
            <w:webHidden/>
          </w:rPr>
          <w:instrText xml:space="preserve"> PAGEREF _Toc111396675 \h </w:instrText>
        </w:r>
        <w:r>
          <w:rPr>
            <w:noProof/>
            <w:webHidden/>
          </w:rPr>
        </w:r>
        <w:r>
          <w:rPr>
            <w:noProof/>
            <w:webHidden/>
          </w:rPr>
          <w:fldChar w:fldCharType="separate"/>
        </w:r>
        <w:r>
          <w:rPr>
            <w:noProof/>
            <w:webHidden/>
          </w:rPr>
          <w:t>32</w:t>
        </w:r>
        <w:r>
          <w:rPr>
            <w:noProof/>
            <w:webHidden/>
          </w:rPr>
          <w:fldChar w:fldCharType="end"/>
        </w:r>
      </w:hyperlink>
    </w:p>
    <w:p w14:paraId="08995908" w14:textId="0D4E3CE5" w:rsidR="002A48BE" w:rsidRDefault="002A48BE">
      <w:pPr>
        <w:pStyle w:val="Sumrio1"/>
        <w:tabs>
          <w:tab w:val="right" w:leader="dot" w:pos="9062"/>
        </w:tabs>
        <w:rPr>
          <w:rFonts w:asciiTheme="minorHAnsi" w:eastAsiaTheme="minorEastAsia" w:hAnsiTheme="minorHAnsi" w:cstheme="minorBidi"/>
          <w:b w:val="0"/>
          <w:bCs w:val="0"/>
          <w:noProof/>
          <w:sz w:val="22"/>
          <w:szCs w:val="22"/>
          <w:lang w:val="en-US" w:eastAsia="en-US"/>
        </w:rPr>
      </w:pPr>
      <w:hyperlink w:anchor="_Toc111396676" w:history="1">
        <w:r w:rsidRPr="0018268A">
          <w:rPr>
            <w:rStyle w:val="Hyperlink"/>
            <w:noProof/>
          </w:rPr>
          <w:t>REFERÊNCIAS</w:t>
        </w:r>
        <w:r>
          <w:rPr>
            <w:noProof/>
            <w:webHidden/>
          </w:rPr>
          <w:tab/>
        </w:r>
        <w:r>
          <w:rPr>
            <w:noProof/>
            <w:webHidden/>
          </w:rPr>
          <w:fldChar w:fldCharType="begin"/>
        </w:r>
        <w:r>
          <w:rPr>
            <w:noProof/>
            <w:webHidden/>
          </w:rPr>
          <w:instrText xml:space="preserve"> PAGEREF _Toc111396676 \h </w:instrText>
        </w:r>
        <w:r>
          <w:rPr>
            <w:noProof/>
            <w:webHidden/>
          </w:rPr>
        </w:r>
        <w:r>
          <w:rPr>
            <w:noProof/>
            <w:webHidden/>
          </w:rPr>
          <w:fldChar w:fldCharType="separate"/>
        </w:r>
        <w:r>
          <w:rPr>
            <w:noProof/>
            <w:webHidden/>
          </w:rPr>
          <w:t>33</w:t>
        </w:r>
        <w:r>
          <w:rPr>
            <w:noProof/>
            <w:webHidden/>
          </w:rPr>
          <w:fldChar w:fldCharType="end"/>
        </w:r>
      </w:hyperlink>
    </w:p>
    <w:p w14:paraId="51B50B28" w14:textId="7DF9395B"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77777777" w:rsidR="007A307A" w:rsidRPr="002E5CCC" w:rsidRDefault="009A0222" w:rsidP="00097D72">
      <w:pPr>
        <w:pStyle w:val="Ttulo1"/>
        <w:keepNext w:val="0"/>
        <w:pageBreakBefore/>
        <w:spacing w:before="0" w:after="0" w:line="360" w:lineRule="auto"/>
        <w:rPr>
          <w:sz w:val="28"/>
          <w:szCs w:val="28"/>
        </w:rPr>
      </w:pPr>
      <w:bookmarkStart w:id="1" w:name="_Toc483916783"/>
      <w:bookmarkStart w:id="2" w:name="_Toc483916828"/>
      <w:bookmarkStart w:id="3" w:name="_Toc111396635"/>
      <w:r w:rsidRPr="002E5CCC">
        <w:rPr>
          <w:caps w:val="0"/>
          <w:sz w:val="28"/>
          <w:szCs w:val="28"/>
        </w:rPr>
        <w:lastRenderedPageBreak/>
        <w:t>1. INTRODUÇÃO</w:t>
      </w:r>
      <w:bookmarkEnd w:id="0"/>
      <w:bookmarkEnd w:id="1"/>
      <w:bookmarkEnd w:id="2"/>
      <w:bookmarkEnd w:id="3"/>
    </w:p>
    <w:p w14:paraId="41C0526D" w14:textId="0A22973F" w:rsidR="007A307A" w:rsidRDefault="00F24147" w:rsidP="00F24147">
      <w:pPr>
        <w:autoSpaceDE w:val="0"/>
        <w:autoSpaceDN w:val="0"/>
        <w:adjustRightInd w:val="0"/>
        <w:spacing w:line="360" w:lineRule="auto"/>
        <w:ind w:firstLine="709"/>
        <w:jc w:val="both"/>
      </w:pPr>
      <w:r>
        <w:t xml:space="preserve">A empresa Grupo </w:t>
      </w:r>
      <w:proofErr w:type="spellStart"/>
      <w:r>
        <w:t>Solutec</w:t>
      </w:r>
      <w:proofErr w:type="spellEnd"/>
      <w:r>
        <w:t xml:space="preserve"> trabalha com mais de 1000 </w:t>
      </w:r>
      <w:r w:rsidR="00C855E1">
        <w:t>c</w:t>
      </w:r>
      <w:r>
        <w:t xml:space="preserve">âmeras instaladas com apenas a tecnologias de detecção </w:t>
      </w:r>
      <w:r w:rsidR="00C855E1">
        <w:t>d</w:t>
      </w:r>
      <w:r>
        <w:t>e movimento, e as tecnologias de câmeras de segurança mais atuais, possuem detecções de movimento, calor e humana, porém têm um custo elevado em comparação as comuns, com isto, tornaram-se inviável a substituição de todas as câmeras apenas pela sua função.</w:t>
      </w:r>
    </w:p>
    <w:p w14:paraId="194A77AC" w14:textId="4952A34C" w:rsidR="00F24147" w:rsidRDefault="00F24147" w:rsidP="00F24147">
      <w:pPr>
        <w:autoSpaceDE w:val="0"/>
        <w:autoSpaceDN w:val="0"/>
        <w:adjustRightInd w:val="0"/>
        <w:spacing w:line="360" w:lineRule="auto"/>
        <w:ind w:firstLine="709"/>
        <w:jc w:val="both"/>
      </w:pPr>
      <w:r>
        <w:t>Através do problema apresentado, criou-se a necessidade de criação da tecnologia de identificação humana para as câmeras que não possuem essa tecnologia, tendo também outras funções como notificação dos agentes responsáveis.</w:t>
      </w:r>
    </w:p>
    <w:p w14:paraId="024F7188" w14:textId="2DE9EDAB" w:rsidR="00F24147" w:rsidRDefault="00F24147" w:rsidP="00F24147">
      <w:pPr>
        <w:autoSpaceDE w:val="0"/>
        <w:autoSpaceDN w:val="0"/>
        <w:adjustRightInd w:val="0"/>
        <w:spacing w:line="360" w:lineRule="auto"/>
        <w:ind w:firstLine="709"/>
        <w:jc w:val="both"/>
      </w:pPr>
      <w:r>
        <w:t>Uma tecnologia comum de identificações humanas é o face ID, uma tecnologia que se baseia em um banco de dados de imagens para comparar com a face de desbloqueio, porém para validação, essas imagens devem seguir um padrão com margem de erro alta, sendo assim, não poderia vir a ser a tecnologia utilizada.</w:t>
      </w:r>
    </w:p>
    <w:p w14:paraId="26E197CE" w14:textId="525578AA" w:rsidR="00655664" w:rsidRDefault="00F24147" w:rsidP="00F24147">
      <w:pPr>
        <w:autoSpaceDE w:val="0"/>
        <w:autoSpaceDN w:val="0"/>
        <w:adjustRightInd w:val="0"/>
        <w:spacing w:line="360" w:lineRule="auto"/>
        <w:ind w:firstLine="709"/>
        <w:jc w:val="both"/>
      </w:pPr>
      <w:r>
        <w:t xml:space="preserve">Em pesquisas sobre inteligência artificial e rede neural, entendeu-se que a rede neural é uma matemática de padrões que pode ser </w:t>
      </w:r>
      <w:r w:rsidR="00655664">
        <w:t xml:space="preserve">replicado e que a tecnologia </w:t>
      </w:r>
      <w:proofErr w:type="spellStart"/>
      <w:r w:rsidR="00655664">
        <w:t>OpenCV</w:t>
      </w:r>
      <w:proofErr w:type="spellEnd"/>
      <w:r w:rsidR="00655664">
        <w:t xml:space="preserve"> é capaz de interpretar essas matemáticas e aplicá-las a um cenário específico.</w:t>
      </w:r>
    </w:p>
    <w:p w14:paraId="024F7285" w14:textId="347DC017" w:rsidR="00F24147" w:rsidRDefault="00F24147" w:rsidP="00F24147">
      <w:pPr>
        <w:autoSpaceDE w:val="0"/>
        <w:autoSpaceDN w:val="0"/>
        <w:adjustRightInd w:val="0"/>
        <w:spacing w:line="360" w:lineRule="auto"/>
        <w:ind w:firstLine="709"/>
        <w:jc w:val="both"/>
      </w:pPr>
      <w:r>
        <w:t xml:space="preserve"> </w:t>
      </w:r>
      <w:r w:rsidR="00655664">
        <w:t xml:space="preserve">Um exemplo comum para explicar a matemática da rede neural é a identificação de um retângulo, tendo as variáveis, como tamanho das laterais, onde um lado pode ser de 4 centímetros e outro pode ser de 20 centímetros, e existem seus padrões que são os ângulos de 90°, ou seja, mesmo tendo tamanhos diferentes sua matemática padrão é o ângulo interno, e com base nesse entendimento seria necessário buscar tecnologias que fossem capazes de criar matemáticas baseadas em seres humanos. A tecnologia com maior eficiência encontrada foi a YOLOV4, uma rede neural </w:t>
      </w:r>
      <w:proofErr w:type="spellStart"/>
      <w:r w:rsidR="00655664">
        <w:t>convolucional</w:t>
      </w:r>
      <w:proofErr w:type="spellEnd"/>
      <w:r w:rsidR="00655664">
        <w:t xml:space="preserve"> previamente treinada para identificação de objetos.</w:t>
      </w:r>
    </w:p>
    <w:p w14:paraId="0A26FC10" w14:textId="77777777" w:rsidR="007A307A" w:rsidRDefault="007A307A" w:rsidP="00172F5E">
      <w:pPr>
        <w:autoSpaceDE w:val="0"/>
        <w:autoSpaceDN w:val="0"/>
        <w:adjustRightInd w:val="0"/>
        <w:spacing w:line="360" w:lineRule="auto"/>
        <w:jc w:val="both"/>
      </w:pPr>
    </w:p>
    <w:p w14:paraId="14A0AAD6" w14:textId="0E47AC35" w:rsidR="007A307A" w:rsidRPr="002E5CCC" w:rsidRDefault="007A307A" w:rsidP="00CB0360">
      <w:pPr>
        <w:pStyle w:val="Ttulo2"/>
        <w:spacing w:line="360" w:lineRule="auto"/>
      </w:pPr>
      <w:bookmarkStart w:id="4" w:name="_Toc118654378"/>
      <w:bookmarkStart w:id="5" w:name="_Toc483916784"/>
      <w:bookmarkStart w:id="6" w:name="_Toc483916829"/>
      <w:bookmarkStart w:id="7" w:name="_Toc118654379"/>
      <w:bookmarkStart w:id="8" w:name="_Toc111396636"/>
      <w:r w:rsidRPr="002E5CCC">
        <w:t>1.</w:t>
      </w:r>
      <w:r w:rsidR="0008609D">
        <w:t>1</w:t>
      </w:r>
      <w:r w:rsidRPr="002E5CCC">
        <w:t>. Objetivo</w:t>
      </w:r>
      <w:bookmarkEnd w:id="4"/>
      <w:bookmarkEnd w:id="5"/>
      <w:bookmarkEnd w:id="6"/>
      <w:r w:rsidR="00B4281C">
        <w:t>s</w:t>
      </w:r>
      <w:r w:rsidR="00172F5E">
        <w:t xml:space="preserve"> do Trabalho</w:t>
      </w:r>
      <w:bookmarkEnd w:id="8"/>
      <w:r w:rsidR="003E06EA">
        <w:t xml:space="preserve"> </w:t>
      </w:r>
    </w:p>
    <w:p w14:paraId="1BEFC770" w14:textId="77777777" w:rsidR="00A3137D" w:rsidRDefault="00A3137D" w:rsidP="00A3137D">
      <w:pPr>
        <w:autoSpaceDE w:val="0"/>
        <w:autoSpaceDN w:val="0"/>
        <w:adjustRightInd w:val="0"/>
        <w:spacing w:line="360" w:lineRule="auto"/>
        <w:ind w:firstLine="709"/>
        <w:jc w:val="both"/>
      </w:pPr>
      <w:bookmarkStart w:id="9" w:name="_Toc118654380"/>
      <w:bookmarkEnd w:id="7"/>
      <w:r>
        <w:t>O objetivo geral deste trabalho é desenvolver dois sistemas; O primeiro sendo capaz de configurar os ambientes de transferência de imagens e relatórios de capturas; O segundo seria capaz de identificar seres humanos em intervalos de tempo configurados no primeiro sistema.</w:t>
      </w:r>
    </w:p>
    <w:p w14:paraId="58C2D147" w14:textId="77777777" w:rsidR="00A3137D" w:rsidRDefault="00A3137D" w:rsidP="00A3137D">
      <w:pPr>
        <w:pStyle w:val="Corpodetexto"/>
        <w:spacing w:line="360" w:lineRule="auto"/>
        <w:ind w:left="289" w:firstLine="709"/>
      </w:pPr>
      <w:r>
        <w:t>Para a consecução deste objetivo foram estabelecidos os objetivos específicos:</w:t>
      </w:r>
    </w:p>
    <w:p w14:paraId="44E37678" w14:textId="77777777" w:rsidR="00A3137D" w:rsidRDefault="00A3137D" w:rsidP="00A3137D">
      <w:pPr>
        <w:pStyle w:val="Corpodetexto"/>
        <w:numPr>
          <w:ilvl w:val="1"/>
          <w:numId w:val="16"/>
        </w:numPr>
        <w:spacing w:line="360" w:lineRule="auto"/>
      </w:pPr>
      <w:r>
        <w:t>Identificação das melhores tecnologias de detecção humana no mercado.</w:t>
      </w:r>
    </w:p>
    <w:p w14:paraId="6544C617" w14:textId="77777777" w:rsidR="00A3137D" w:rsidRDefault="00A3137D" w:rsidP="00A3137D">
      <w:pPr>
        <w:pStyle w:val="Corpodetexto"/>
        <w:numPr>
          <w:ilvl w:val="1"/>
          <w:numId w:val="16"/>
        </w:numPr>
        <w:spacing w:line="360" w:lineRule="auto"/>
      </w:pPr>
      <w:r>
        <w:t>Criação de um gerenciamento de servidor FTP.</w:t>
      </w:r>
    </w:p>
    <w:p w14:paraId="1A703ACC" w14:textId="0DEE56C0" w:rsidR="00A3137D" w:rsidRDefault="00A3137D" w:rsidP="00A3137D">
      <w:pPr>
        <w:pStyle w:val="Corpodetexto"/>
        <w:numPr>
          <w:ilvl w:val="1"/>
          <w:numId w:val="16"/>
        </w:numPr>
        <w:spacing w:line="360" w:lineRule="auto"/>
      </w:pPr>
      <w:r>
        <w:lastRenderedPageBreak/>
        <w:t>Criação de alerta por detecção humana.</w:t>
      </w:r>
    </w:p>
    <w:p w14:paraId="3283D7E9" w14:textId="4B3FC23A" w:rsidR="006E5B77" w:rsidRPr="002E5CCC" w:rsidRDefault="00A3137D" w:rsidP="00655664">
      <w:pPr>
        <w:pStyle w:val="Corpodetexto"/>
        <w:numPr>
          <w:ilvl w:val="1"/>
          <w:numId w:val="16"/>
        </w:numPr>
        <w:spacing w:line="360" w:lineRule="auto"/>
      </w:pPr>
      <w:r>
        <w:t>Criação de um dashboard para detecção.</w:t>
      </w:r>
    </w:p>
    <w:p w14:paraId="53D13D1D" w14:textId="6BD15F27" w:rsidR="007A307A" w:rsidRPr="002E5CCC" w:rsidRDefault="007A307A" w:rsidP="00097D72">
      <w:pPr>
        <w:pStyle w:val="Ttulo2"/>
        <w:spacing w:before="0" w:after="0" w:line="360" w:lineRule="auto"/>
        <w:jc w:val="both"/>
      </w:pPr>
      <w:bookmarkStart w:id="10" w:name="_Toc118654384"/>
      <w:bookmarkStart w:id="11" w:name="_Toc483916786"/>
      <w:bookmarkStart w:id="12" w:name="_Toc483916831"/>
      <w:bookmarkStart w:id="13" w:name="_Toc111396637"/>
      <w:bookmarkEnd w:id="9"/>
      <w:r w:rsidRPr="002E5CCC">
        <w:t>1.</w:t>
      </w:r>
      <w:r w:rsidR="0008609D">
        <w:t>2</w:t>
      </w:r>
      <w:r w:rsidRPr="002E5CCC">
        <w:t>. Conteúdo do Trabalho</w:t>
      </w:r>
      <w:bookmarkEnd w:id="10"/>
      <w:bookmarkEnd w:id="11"/>
      <w:bookmarkEnd w:id="12"/>
      <w:bookmarkEnd w:id="13"/>
    </w:p>
    <w:p w14:paraId="483C01CE" w14:textId="77777777" w:rsidR="00A3137D" w:rsidRDefault="00A3137D" w:rsidP="00A3137D">
      <w:pPr>
        <w:pStyle w:val="Corpodetexto"/>
        <w:spacing w:line="360" w:lineRule="auto"/>
        <w:ind w:firstLine="709"/>
      </w:pPr>
      <w:r w:rsidRPr="00FC784E">
        <w:t>O presente trabalho está estruturado em seis Capítulos, cujo conteúdo é sucintamente apresentado a seguir:</w:t>
      </w:r>
    </w:p>
    <w:p w14:paraId="411E0E8F" w14:textId="77777777" w:rsidR="00A3137D" w:rsidRPr="00FC784E" w:rsidRDefault="00A3137D" w:rsidP="00A3137D">
      <w:pPr>
        <w:pStyle w:val="Corpodetexto"/>
        <w:spacing w:line="360" w:lineRule="auto"/>
        <w:ind w:firstLine="709"/>
      </w:pPr>
      <w:r w:rsidRPr="004607FC">
        <w:rPr>
          <w:b/>
          <w:bCs/>
        </w:rPr>
        <w:t>Capítulo 1</w:t>
      </w:r>
      <w:r>
        <w:t xml:space="preserve"> Apresenta informações de introdução ao trabalho.</w:t>
      </w:r>
    </w:p>
    <w:p w14:paraId="39214BCE" w14:textId="77777777" w:rsidR="00A3137D" w:rsidRPr="00FC784E" w:rsidRDefault="00A3137D" w:rsidP="00A3137D">
      <w:pPr>
        <w:pStyle w:val="Corpodetexto"/>
        <w:spacing w:line="360" w:lineRule="auto"/>
        <w:ind w:firstLine="709"/>
      </w:pPr>
      <w:r w:rsidRPr="00FC784E">
        <w:rPr>
          <w:b/>
          <w:bCs/>
        </w:rPr>
        <w:t>Capítulo 2</w:t>
      </w:r>
      <w:r w:rsidRPr="00FC784E">
        <w:t xml:space="preserve"> </w:t>
      </w:r>
      <w:r>
        <w:t>Apresenta</w:t>
      </w:r>
      <w:r w:rsidRPr="00FC784E">
        <w:t xml:space="preserve"> a fundamentação das tecnologias</w:t>
      </w:r>
      <w:r>
        <w:t>.</w:t>
      </w:r>
    </w:p>
    <w:p w14:paraId="4D65FF18" w14:textId="77777777" w:rsidR="00A3137D" w:rsidRPr="00FC784E" w:rsidRDefault="00A3137D" w:rsidP="00A3137D">
      <w:pPr>
        <w:pStyle w:val="Corpodetexto"/>
        <w:spacing w:line="360" w:lineRule="auto"/>
        <w:ind w:firstLine="709"/>
      </w:pPr>
      <w:r w:rsidRPr="00FC784E">
        <w:rPr>
          <w:b/>
          <w:bCs/>
        </w:rPr>
        <w:t>Capítulo 3</w:t>
      </w:r>
      <w:r w:rsidRPr="00FC784E">
        <w:t xml:space="preserve"> </w:t>
      </w:r>
      <w:r>
        <w:t>A</w:t>
      </w:r>
      <w:r w:rsidRPr="00FC784E">
        <w:t>presenta o desenvolvimento da solução</w:t>
      </w:r>
      <w:r>
        <w:t>.</w:t>
      </w:r>
    </w:p>
    <w:p w14:paraId="5CF80CB7" w14:textId="77777777" w:rsidR="00A3137D" w:rsidRPr="00FC784E" w:rsidRDefault="00A3137D" w:rsidP="00A3137D">
      <w:pPr>
        <w:pStyle w:val="Corpodetexto"/>
        <w:spacing w:line="360" w:lineRule="auto"/>
        <w:ind w:firstLine="709"/>
      </w:pPr>
      <w:r w:rsidRPr="00FC784E">
        <w:rPr>
          <w:b/>
          <w:bCs/>
        </w:rPr>
        <w:t>Capítulo 4</w:t>
      </w:r>
      <w:r w:rsidRPr="00FC784E">
        <w:t xml:space="preserve"> </w:t>
      </w:r>
      <w:r>
        <w:t xml:space="preserve">Apresenta os </w:t>
      </w:r>
      <w:r w:rsidRPr="00FC784E">
        <w:t>resultados</w:t>
      </w:r>
      <w:r>
        <w:t xml:space="preserve"> obtidos e aprendizagens</w:t>
      </w:r>
      <w:r w:rsidRPr="00FC784E">
        <w:t>.</w:t>
      </w:r>
    </w:p>
    <w:p w14:paraId="330CAFE2" w14:textId="77777777" w:rsidR="00A3137D" w:rsidRDefault="00A3137D" w:rsidP="00A3137D">
      <w:pPr>
        <w:pStyle w:val="Corpodetexto"/>
        <w:spacing w:line="360" w:lineRule="auto"/>
        <w:ind w:firstLine="709"/>
      </w:pPr>
      <w:r w:rsidRPr="00FC784E">
        <w:rPr>
          <w:b/>
          <w:bCs/>
        </w:rPr>
        <w:t>Capítulo 5</w:t>
      </w:r>
      <w:r w:rsidRPr="00FC784E">
        <w:t xml:space="preserve"> </w:t>
      </w:r>
      <w:r>
        <w:t>A</w:t>
      </w:r>
      <w:r w:rsidRPr="00FC784E">
        <w:t>presenta as considerações finais deste trabalho a partir da análise dos resultados obtidos</w:t>
      </w:r>
      <w:r>
        <w:t>.</w:t>
      </w:r>
    </w:p>
    <w:p w14:paraId="135B268A" w14:textId="26D840D7" w:rsidR="00655664" w:rsidRPr="00655664" w:rsidRDefault="00A3137D" w:rsidP="00BC5EA2">
      <w:pPr>
        <w:pStyle w:val="Corpodetexto"/>
        <w:spacing w:line="360" w:lineRule="auto"/>
        <w:ind w:firstLine="709"/>
      </w:pPr>
      <w:r>
        <w:rPr>
          <w:b/>
          <w:bCs/>
        </w:rPr>
        <w:t xml:space="preserve">Capítulo 6 </w:t>
      </w:r>
      <w:r w:rsidRPr="00473799">
        <w:t>Apresenta as referências utilizadas para desenvolvimento.</w:t>
      </w:r>
      <w:r w:rsidR="00655664">
        <w:tab/>
      </w:r>
    </w:p>
    <w:p w14:paraId="03C1D20D" w14:textId="384385AC" w:rsidR="007A307A" w:rsidRPr="002E5CCC" w:rsidRDefault="009A0222" w:rsidP="00C85B26">
      <w:pPr>
        <w:pStyle w:val="Ttulo1"/>
        <w:keepNext w:val="0"/>
        <w:pageBreakBefore/>
        <w:spacing w:after="120" w:line="360" w:lineRule="auto"/>
        <w:rPr>
          <w:sz w:val="28"/>
          <w:szCs w:val="28"/>
        </w:rPr>
      </w:pPr>
      <w:bookmarkStart w:id="14" w:name="_Toc483916789"/>
      <w:bookmarkStart w:id="15" w:name="_Toc483916834"/>
      <w:bookmarkStart w:id="16" w:name="_Toc111396638"/>
      <w:r w:rsidRPr="002E5CCC">
        <w:rPr>
          <w:caps w:val="0"/>
          <w:sz w:val="28"/>
          <w:szCs w:val="28"/>
        </w:rPr>
        <w:lastRenderedPageBreak/>
        <w:t xml:space="preserve">2. </w:t>
      </w:r>
      <w:bookmarkEnd w:id="14"/>
      <w:bookmarkEnd w:id="15"/>
      <w:r w:rsidR="003E06EA">
        <w:rPr>
          <w:caps w:val="0"/>
          <w:sz w:val="28"/>
          <w:szCs w:val="28"/>
        </w:rPr>
        <w:t>FUNDAMENTAÇÃO T</w:t>
      </w:r>
      <w:r w:rsidR="002D78C0">
        <w:rPr>
          <w:caps w:val="0"/>
          <w:sz w:val="28"/>
          <w:szCs w:val="28"/>
        </w:rPr>
        <w:t>ÉCNICA</w:t>
      </w:r>
      <w:bookmarkEnd w:id="16"/>
    </w:p>
    <w:p w14:paraId="5A42827A" w14:textId="77777777" w:rsidR="00A3137D" w:rsidRDefault="00A3137D" w:rsidP="00A3137D">
      <w:pPr>
        <w:autoSpaceDE w:val="0"/>
        <w:autoSpaceDN w:val="0"/>
        <w:adjustRightInd w:val="0"/>
        <w:spacing w:line="360" w:lineRule="auto"/>
        <w:ind w:firstLine="709"/>
        <w:jc w:val="both"/>
      </w:pPr>
      <w:r>
        <w:t>Este capítulo tem por objetivo apresentar as tecnologias e termos utilizados para o entendimento da identificação humana por imagem.</w:t>
      </w:r>
    </w:p>
    <w:p w14:paraId="44945A5C" w14:textId="77777777" w:rsidR="00A3137D" w:rsidRDefault="00A3137D" w:rsidP="00A3137D">
      <w:pPr>
        <w:autoSpaceDE w:val="0"/>
        <w:autoSpaceDN w:val="0"/>
        <w:adjustRightInd w:val="0"/>
        <w:spacing w:line="360" w:lineRule="auto"/>
        <w:ind w:firstLine="709"/>
        <w:jc w:val="both"/>
      </w:pPr>
      <w:r>
        <w:t>O capítulo é subdivido em seções que descrevem o conceito de inteligência artificial.</w:t>
      </w:r>
    </w:p>
    <w:p w14:paraId="7A9775C3" w14:textId="55BEA61E" w:rsidR="009A0222" w:rsidRPr="002E5CCC" w:rsidRDefault="00A3137D" w:rsidP="00145A45">
      <w:pPr>
        <w:autoSpaceDE w:val="0"/>
        <w:autoSpaceDN w:val="0"/>
        <w:adjustRightInd w:val="0"/>
        <w:spacing w:line="360" w:lineRule="auto"/>
        <w:ind w:firstLine="709"/>
        <w:jc w:val="both"/>
      </w:pPr>
      <w:r>
        <w:t>Seções posteriores mostram uma breve explicação sobre as tecnologias, Sistema de controle de versão de dados (</w:t>
      </w:r>
      <w:proofErr w:type="spellStart"/>
      <w:r>
        <w:t>Github</w:t>
      </w:r>
      <w:proofErr w:type="spellEnd"/>
      <w:r>
        <w:t xml:space="preserve">), Linguagens de programação </w:t>
      </w:r>
      <w:proofErr w:type="spellStart"/>
      <w:r>
        <w:t>Typescript</w:t>
      </w:r>
      <w:proofErr w:type="spellEnd"/>
      <w:r>
        <w:t>, Java e Python. Os frameworks e bibliotecas YOLO, CNN (</w:t>
      </w:r>
      <w:proofErr w:type="spellStart"/>
      <w:r>
        <w:t>Convolutional</w:t>
      </w:r>
      <w:proofErr w:type="spellEnd"/>
      <w:r>
        <w:t xml:space="preserve"> Neural Network), Spring e Angular 2. Banco de dados utilizado </w:t>
      </w:r>
      <w:r w:rsidR="00AE09F2">
        <w:t>MySQL</w:t>
      </w:r>
      <w:r>
        <w:t>.</w:t>
      </w:r>
    </w:p>
    <w:p w14:paraId="1F8DC642" w14:textId="7C43A6A4" w:rsidR="009A0222" w:rsidRPr="002E5CCC" w:rsidRDefault="009A0222" w:rsidP="00CB0360">
      <w:pPr>
        <w:pStyle w:val="Ttulo2"/>
        <w:spacing w:line="360" w:lineRule="auto"/>
      </w:pPr>
      <w:bookmarkStart w:id="17" w:name="_Toc483916790"/>
      <w:bookmarkStart w:id="18" w:name="_Toc483916835"/>
      <w:bookmarkStart w:id="19" w:name="_Toc111396639"/>
      <w:r w:rsidRPr="002E5CCC">
        <w:t xml:space="preserve">2.1. </w:t>
      </w:r>
      <w:bookmarkEnd w:id="17"/>
      <w:bookmarkEnd w:id="18"/>
      <w:r w:rsidR="00A3137D">
        <w:t>Inteligência artificial</w:t>
      </w:r>
      <w:bookmarkEnd w:id="19"/>
    </w:p>
    <w:p w14:paraId="1CFB94BD" w14:textId="0DA58247" w:rsidR="009A0222" w:rsidRPr="002E5CCC" w:rsidRDefault="00A3137D" w:rsidP="009A0222">
      <w:pPr>
        <w:pStyle w:val="Corpodetexto"/>
        <w:spacing w:line="360" w:lineRule="auto"/>
        <w:ind w:firstLine="709"/>
      </w:pPr>
      <w:r>
        <w:t>Esta tecnologia está relacionada ao processo e a capacidade de pensamento superpoderoso e a análise de dados para uma finalidade em específico, por exemplo, identificação de mudanças climáticas em imagens meteorológicas, projeções de lucros futuros, identificação de objetos entre outros (ORACLE, 2022).</w:t>
      </w:r>
    </w:p>
    <w:p w14:paraId="7A85EA6D" w14:textId="0DA8343C" w:rsidR="007A307A" w:rsidRPr="002E5CCC" w:rsidRDefault="009A0222" w:rsidP="00CB0360">
      <w:pPr>
        <w:pStyle w:val="Ttulo2"/>
        <w:spacing w:line="360" w:lineRule="auto"/>
      </w:pPr>
      <w:bookmarkStart w:id="20" w:name="_Toc483916791"/>
      <w:bookmarkStart w:id="21" w:name="_Toc483916836"/>
      <w:bookmarkStart w:id="22" w:name="_Toc111396640"/>
      <w:r w:rsidRPr="002E5CCC">
        <w:t>2.2</w:t>
      </w:r>
      <w:r w:rsidR="00FC099B">
        <w:t>.</w:t>
      </w:r>
      <w:r w:rsidRPr="002E5CCC">
        <w:t xml:space="preserve"> </w:t>
      </w:r>
      <w:bookmarkEnd w:id="20"/>
      <w:bookmarkEnd w:id="21"/>
      <w:r w:rsidR="00A3137D">
        <w:t>Rede neural</w:t>
      </w:r>
      <w:bookmarkEnd w:id="22"/>
    </w:p>
    <w:p w14:paraId="7E7F5AA5" w14:textId="06EB25CC" w:rsidR="009A0222" w:rsidRDefault="00447EAD" w:rsidP="009A0222">
      <w:pPr>
        <w:pStyle w:val="Corpodetexto"/>
        <w:spacing w:line="360" w:lineRule="auto"/>
        <w:ind w:firstLine="709"/>
      </w:pPr>
      <w:r>
        <w:t xml:space="preserve">Redes neurais são processamentos que refletem o pensamento humano, permitindo que programas de computador reconheçam padrões e resolvam problemas comuns nos campos de Inteligência Artificial (IA), usando </w:t>
      </w:r>
      <w:proofErr w:type="spellStart"/>
      <w:r w:rsidRPr="000D49BD">
        <w:t>M</w:t>
      </w:r>
      <w:r w:rsidRPr="00EF0E30">
        <w:t>achine</w:t>
      </w:r>
      <w:proofErr w:type="spellEnd"/>
      <w:r w:rsidRPr="00EF0E30">
        <w:t xml:space="preserve"> </w:t>
      </w:r>
      <w:r w:rsidRPr="000D49BD">
        <w:t>L</w:t>
      </w:r>
      <w:r w:rsidRPr="00EF0E30">
        <w:t xml:space="preserve">earning e </w:t>
      </w:r>
      <w:proofErr w:type="spellStart"/>
      <w:r w:rsidRPr="000D49BD">
        <w:t>D</w:t>
      </w:r>
      <w:r w:rsidRPr="00EF0E30">
        <w:t>eep</w:t>
      </w:r>
      <w:proofErr w:type="spellEnd"/>
      <w:r w:rsidRPr="00EF0E30">
        <w:t xml:space="preserve"> </w:t>
      </w:r>
      <w:r w:rsidRPr="000D49BD">
        <w:t>L</w:t>
      </w:r>
      <w:r w:rsidRPr="00EF0E30">
        <w:t>earning</w:t>
      </w:r>
      <w:r>
        <w:t xml:space="preserve"> (IBM, 2022).</w:t>
      </w:r>
    </w:p>
    <w:p w14:paraId="4EB19BBF" w14:textId="77777777" w:rsidR="00447EAD" w:rsidRPr="00090BD4" w:rsidRDefault="00447EAD" w:rsidP="00447EAD">
      <w:pPr>
        <w:pStyle w:val="Ttulo2"/>
        <w:spacing w:line="360" w:lineRule="auto"/>
      </w:pPr>
      <w:bookmarkStart w:id="23" w:name="_Toc102413122"/>
      <w:bookmarkStart w:id="24" w:name="_Toc111396641"/>
      <w:r w:rsidRPr="00E829ED">
        <w:t xml:space="preserve">2.3 </w:t>
      </w:r>
      <w:proofErr w:type="spellStart"/>
      <w:r>
        <w:t>Machine</w:t>
      </w:r>
      <w:proofErr w:type="spellEnd"/>
      <w:r>
        <w:t xml:space="preserve"> Learning</w:t>
      </w:r>
      <w:bookmarkEnd w:id="23"/>
      <w:bookmarkEnd w:id="24"/>
    </w:p>
    <w:p w14:paraId="0EB0C6E1" w14:textId="77777777" w:rsidR="00447EAD" w:rsidRDefault="00447EAD" w:rsidP="00447EAD">
      <w:pPr>
        <w:spacing w:line="360" w:lineRule="auto"/>
        <w:ind w:left="289" w:firstLine="709"/>
        <w:jc w:val="both"/>
      </w:pPr>
      <w:r>
        <w:t>É</w:t>
      </w:r>
      <w:r w:rsidRPr="00240900">
        <w:t xml:space="preserve"> uma tecnologia onde os computadores têm a capacidade de</w:t>
      </w:r>
      <w:r w:rsidRPr="003035BD">
        <w:t xml:space="preserve"> </w:t>
      </w:r>
      <w:r w:rsidRPr="00E829ED">
        <w:t xml:space="preserve">aprender de acordo com as respostas esperadas por meio associações de diferentes dados, os quais podem ser imagens, números e tudo que essa tecnologia possa identificar. </w:t>
      </w:r>
      <w:proofErr w:type="spellStart"/>
      <w:r w:rsidRPr="00E829ED">
        <w:t>Machine</w:t>
      </w:r>
      <w:proofErr w:type="spellEnd"/>
      <w:r w:rsidRPr="00E829ED">
        <w:t xml:space="preserve"> Learning é o termo em inglês para a tecnologia conhecida no Brasil como aprendizado de máquina</w:t>
      </w:r>
      <w:r>
        <w:t xml:space="preserve"> (IBM, 2022).</w:t>
      </w:r>
    </w:p>
    <w:p w14:paraId="7D2F2914" w14:textId="77777777" w:rsidR="00447EAD" w:rsidRPr="00EF0E30" w:rsidRDefault="00447EAD" w:rsidP="00447EAD">
      <w:pPr>
        <w:pStyle w:val="Ttulo2"/>
        <w:spacing w:line="360" w:lineRule="auto"/>
      </w:pPr>
      <w:bookmarkStart w:id="25" w:name="_Toc102413123"/>
      <w:bookmarkStart w:id="26" w:name="_Toc111396642"/>
      <w:r w:rsidRPr="00240900">
        <w:t xml:space="preserve">2.4 </w:t>
      </w:r>
      <w:proofErr w:type="spellStart"/>
      <w:r w:rsidRPr="00240900">
        <w:t>Deep</w:t>
      </w:r>
      <w:proofErr w:type="spellEnd"/>
      <w:r w:rsidRPr="00240900">
        <w:t xml:space="preserve"> Learning</w:t>
      </w:r>
      <w:bookmarkEnd w:id="25"/>
      <w:bookmarkEnd w:id="26"/>
    </w:p>
    <w:p w14:paraId="1547E24C" w14:textId="77777777" w:rsidR="00447EAD" w:rsidRDefault="00447EAD" w:rsidP="00447EAD">
      <w:pPr>
        <w:spacing w:line="360" w:lineRule="auto"/>
        <w:ind w:left="289" w:firstLine="709"/>
        <w:jc w:val="both"/>
      </w:pPr>
      <w:r w:rsidRPr="00240900">
        <w:t xml:space="preserve">É um tipo de </w:t>
      </w:r>
      <w:proofErr w:type="spellStart"/>
      <w:r w:rsidRPr="00240900">
        <w:t>machine</w:t>
      </w:r>
      <w:proofErr w:type="spellEnd"/>
      <w:r w:rsidRPr="00240900">
        <w:t xml:space="preserve"> </w:t>
      </w:r>
      <w:proofErr w:type="spellStart"/>
      <w:r w:rsidRPr="00240900">
        <w:t>learning</w:t>
      </w:r>
      <w:proofErr w:type="spellEnd"/>
      <w:r w:rsidRPr="00240900">
        <w:t xml:space="preserve"> que treina computadores para realizar tarefas como seres humanos, o que inclui reconhecimento de fala, identificação de imagem e previsões. Em vez de organizar os dados para serem executados através de equações predefinidas, o </w:t>
      </w:r>
      <w:proofErr w:type="spellStart"/>
      <w:r w:rsidRPr="00240900">
        <w:t>deep</w:t>
      </w:r>
      <w:proofErr w:type="spellEnd"/>
      <w:r w:rsidRPr="00240900">
        <w:t xml:space="preserve"> </w:t>
      </w:r>
      <w:proofErr w:type="spellStart"/>
      <w:r w:rsidRPr="00240900">
        <w:t>learning</w:t>
      </w:r>
      <w:proofErr w:type="spellEnd"/>
      <w:r w:rsidRPr="00240900">
        <w:t xml:space="preserve"> configura parâmetros básicos sobre os dados e treina o computador para aprender sozinho através do reconhecimento padrões em várias camadas de processamento</w:t>
      </w:r>
      <w:r>
        <w:t xml:space="preserve"> (SAS, 2022)</w:t>
      </w:r>
    </w:p>
    <w:p w14:paraId="5928BA27" w14:textId="77777777" w:rsidR="00447EAD" w:rsidRPr="00EF0E30" w:rsidRDefault="00447EAD" w:rsidP="00447EAD">
      <w:pPr>
        <w:pStyle w:val="Ttulo2"/>
        <w:spacing w:line="360" w:lineRule="auto"/>
      </w:pPr>
      <w:bookmarkStart w:id="27" w:name="_Toc102413124"/>
      <w:bookmarkStart w:id="28" w:name="_Toc111396643"/>
      <w:r w:rsidRPr="00240900">
        <w:lastRenderedPageBreak/>
        <w:t xml:space="preserve">2.5 </w:t>
      </w:r>
      <w:proofErr w:type="spellStart"/>
      <w:r w:rsidRPr="00240900">
        <w:t>Git</w:t>
      </w:r>
      <w:bookmarkEnd w:id="27"/>
      <w:bookmarkEnd w:id="28"/>
      <w:proofErr w:type="spellEnd"/>
    </w:p>
    <w:p w14:paraId="0A7A51CC" w14:textId="77777777" w:rsidR="00447EAD" w:rsidRDefault="00447EAD" w:rsidP="00447EAD">
      <w:pPr>
        <w:spacing w:line="360" w:lineRule="auto"/>
        <w:ind w:left="289" w:firstLine="709"/>
        <w:jc w:val="both"/>
      </w:pPr>
      <w:r w:rsidRPr="006A18CF">
        <w:t>É um sistema de controle de versões distribuído, usado principalmente no desenvolvimento de software, mas pode ser usado para registrar o histórico de edições de qualquer tipo de arquivo</w:t>
      </w:r>
      <w:r>
        <w:t xml:space="preserve"> (ATLASSIAN, 2022).</w:t>
      </w:r>
    </w:p>
    <w:p w14:paraId="27673193" w14:textId="77777777" w:rsidR="00447EAD" w:rsidRPr="00EF0E30" w:rsidRDefault="00447EAD" w:rsidP="00447EAD">
      <w:pPr>
        <w:pStyle w:val="Ttulo2"/>
        <w:spacing w:line="360" w:lineRule="auto"/>
      </w:pPr>
      <w:bookmarkStart w:id="29" w:name="_Toc102413125"/>
      <w:bookmarkStart w:id="30" w:name="_Toc111396644"/>
      <w:r>
        <w:t xml:space="preserve">2.6 </w:t>
      </w:r>
      <w:proofErr w:type="spellStart"/>
      <w:r>
        <w:t>Typescript</w:t>
      </w:r>
      <w:bookmarkEnd w:id="29"/>
      <w:bookmarkEnd w:id="30"/>
      <w:proofErr w:type="spellEnd"/>
    </w:p>
    <w:p w14:paraId="0615BF21" w14:textId="7BFB99EE" w:rsidR="00447EAD" w:rsidRDefault="00447EAD" w:rsidP="00EE233D">
      <w:pPr>
        <w:pStyle w:val="Corpodetexto"/>
        <w:spacing w:line="360" w:lineRule="auto"/>
        <w:ind w:firstLine="706"/>
      </w:pPr>
      <w:r w:rsidRPr="002528FB">
        <w:t>É</w:t>
      </w:r>
      <w:r w:rsidRPr="006A18CF">
        <w:t xml:space="preserve"> uma linguagem de programação de código aberto desenvolvida pela Microsoft. É um </w:t>
      </w:r>
      <w:proofErr w:type="spellStart"/>
      <w:r w:rsidRPr="006A18CF">
        <w:t>superconjunto</w:t>
      </w:r>
      <w:proofErr w:type="spellEnd"/>
      <w:r w:rsidRPr="006A18CF">
        <w:t xml:space="preserve"> sintático estrito de </w:t>
      </w:r>
      <w:proofErr w:type="spellStart"/>
      <w:r w:rsidRPr="006A18CF">
        <w:t>JavaScript</w:t>
      </w:r>
      <w:proofErr w:type="spellEnd"/>
      <w:r w:rsidRPr="006A18CF">
        <w:t xml:space="preserve"> e adiciona tipagem estática opcional à linguagem</w:t>
      </w:r>
      <w:r>
        <w:t xml:space="preserve"> (MICROSOFT, 2022).</w:t>
      </w:r>
    </w:p>
    <w:p w14:paraId="72E6C1A4" w14:textId="77777777" w:rsidR="00447EAD" w:rsidRPr="00EF0E30" w:rsidRDefault="00447EAD" w:rsidP="00447EAD">
      <w:pPr>
        <w:pStyle w:val="Ttulo2"/>
        <w:spacing w:line="360" w:lineRule="auto"/>
      </w:pPr>
      <w:bookmarkStart w:id="31" w:name="_Toc102413126"/>
      <w:bookmarkStart w:id="32" w:name="_Toc111396645"/>
      <w:r w:rsidRPr="006A18CF">
        <w:t>2.7 Python</w:t>
      </w:r>
      <w:bookmarkEnd w:id="31"/>
      <w:bookmarkEnd w:id="32"/>
      <w:r w:rsidRPr="006A18CF">
        <w:t xml:space="preserve"> </w:t>
      </w:r>
    </w:p>
    <w:p w14:paraId="199FB37B" w14:textId="0DC74CA1" w:rsidR="00447EAD" w:rsidRPr="00EF0E30" w:rsidRDefault="00447EAD" w:rsidP="00447EAD">
      <w:pPr>
        <w:spacing w:line="360" w:lineRule="auto"/>
        <w:ind w:left="289" w:firstLine="709"/>
        <w:jc w:val="both"/>
      </w:pPr>
      <w:r>
        <w:t>É</w:t>
      </w:r>
      <w:r w:rsidRPr="006A18CF">
        <w:t xml:space="preserve"> </w:t>
      </w:r>
      <w:proofErr w:type="spellStart"/>
      <w:proofErr w:type="gramStart"/>
      <w:r w:rsidRPr="006A18CF">
        <w:t>uma</w:t>
      </w:r>
      <w:r>
        <w:t>,</w:t>
      </w:r>
      <w:r w:rsidRPr="006A18CF">
        <w:t>linguagem</w:t>
      </w:r>
      <w:proofErr w:type="spellEnd"/>
      <w:proofErr w:type="gramEnd"/>
      <w:r w:rsidRPr="006A18CF">
        <w:t xml:space="preserve"> de programação de alto nível, interpretada de script, imperativa, orientada a objetos, funcional, de tipagem dinâmica e forte</w:t>
      </w:r>
      <w:r>
        <w:t xml:space="preserve"> </w:t>
      </w:r>
      <w:r w:rsidRPr="00EF0E30">
        <w:t>(</w:t>
      </w:r>
      <w:r w:rsidRPr="000D49BD">
        <w:t>PYTHON SOFTWARE FOUNDATION</w:t>
      </w:r>
      <w:r w:rsidRPr="00EF0E30">
        <w:t xml:space="preserve">, </w:t>
      </w:r>
      <w:r w:rsidR="00B45B89">
        <w:t>2022</w:t>
      </w:r>
      <w:r w:rsidRPr="00EF0E30">
        <w:t>)</w:t>
      </w:r>
      <w:r>
        <w:t>.</w:t>
      </w:r>
    </w:p>
    <w:p w14:paraId="73915BE2" w14:textId="77777777" w:rsidR="00447EAD" w:rsidRPr="00EF0E30" w:rsidRDefault="00447EAD" w:rsidP="00447EAD">
      <w:pPr>
        <w:pStyle w:val="Ttulo2"/>
        <w:spacing w:line="360" w:lineRule="auto"/>
      </w:pPr>
      <w:bookmarkStart w:id="33" w:name="_Toc102413127"/>
      <w:bookmarkStart w:id="34" w:name="_Toc111396646"/>
      <w:r w:rsidRPr="006A18CF">
        <w:t>2.8 Java</w:t>
      </w:r>
      <w:bookmarkEnd w:id="33"/>
      <w:bookmarkEnd w:id="34"/>
    </w:p>
    <w:p w14:paraId="2A7EE331" w14:textId="480E45B1" w:rsidR="00447EAD" w:rsidRDefault="00447EAD" w:rsidP="00447EAD">
      <w:pPr>
        <w:spacing w:line="360" w:lineRule="auto"/>
        <w:ind w:left="289" w:firstLine="709"/>
        <w:jc w:val="both"/>
      </w:pPr>
      <w:r w:rsidRPr="006A18CF">
        <w:t>Java é uma linguagem de programação orientada a objetos desenvolvida na década de 90 por uma equipe de programadores chefiada por James Gosling, na empresa Sun Microsystems</w:t>
      </w:r>
      <w:r>
        <w:t xml:space="preserve"> </w:t>
      </w:r>
      <w:r w:rsidRPr="006A18CF">
        <w:t>(</w:t>
      </w:r>
      <w:r w:rsidR="00B45B89">
        <w:t>JAVA</w:t>
      </w:r>
      <w:r w:rsidRPr="006A18CF">
        <w:t xml:space="preserve">, </w:t>
      </w:r>
      <w:r w:rsidR="00B45B89">
        <w:t>2022</w:t>
      </w:r>
      <w:r w:rsidRPr="006A18CF">
        <w:t>)</w:t>
      </w:r>
      <w:r>
        <w:t>.</w:t>
      </w:r>
    </w:p>
    <w:p w14:paraId="3CB7F181" w14:textId="77777777" w:rsidR="00447EAD" w:rsidRPr="004456C7" w:rsidRDefault="00447EAD" w:rsidP="00447EAD">
      <w:pPr>
        <w:pStyle w:val="Ttulo2"/>
        <w:spacing w:line="360" w:lineRule="auto"/>
      </w:pPr>
      <w:bookmarkStart w:id="35" w:name="_Toc102413128"/>
      <w:bookmarkStart w:id="36" w:name="_Toc111396647"/>
      <w:r w:rsidRPr="00A5516B">
        <w:t>2.9 YOLO</w:t>
      </w:r>
      <w:bookmarkEnd w:id="35"/>
      <w:bookmarkEnd w:id="36"/>
    </w:p>
    <w:p w14:paraId="77B8AC90" w14:textId="4D70B147" w:rsidR="00447EAD" w:rsidRDefault="00447EAD" w:rsidP="00447EAD">
      <w:pPr>
        <w:spacing w:line="360" w:lineRule="auto"/>
        <w:ind w:left="289" w:firstLine="709"/>
        <w:jc w:val="both"/>
      </w:pPr>
      <w:r w:rsidRPr="00A5516B">
        <w:t xml:space="preserve">YOLO </w:t>
      </w:r>
      <w:r>
        <w:t>(</w:t>
      </w:r>
      <w:proofErr w:type="spellStart"/>
      <w:r>
        <w:t>You</w:t>
      </w:r>
      <w:proofErr w:type="spellEnd"/>
      <w:r>
        <w:t xml:space="preserve"> Only Look </w:t>
      </w:r>
      <w:proofErr w:type="spellStart"/>
      <w:r>
        <w:t>Once</w:t>
      </w:r>
      <w:proofErr w:type="spellEnd"/>
      <w:r>
        <w:t xml:space="preserve">) </w:t>
      </w:r>
      <w:r w:rsidRPr="00A5516B">
        <w:t xml:space="preserve">é um método de detecção de objetos de passada única que utiliza uma rede neural </w:t>
      </w:r>
      <w:proofErr w:type="spellStart"/>
      <w:r w:rsidRPr="00A5516B">
        <w:t>convolucional</w:t>
      </w:r>
      <w:proofErr w:type="spellEnd"/>
      <w:r w:rsidRPr="00A5516B">
        <w:t xml:space="preserve"> como extrator de características</w:t>
      </w:r>
      <w:r>
        <w:t xml:space="preserve"> </w:t>
      </w:r>
      <w:r w:rsidRPr="00A5516B">
        <w:t>(</w:t>
      </w:r>
      <w:r>
        <w:t>JOSEPH REDMON</w:t>
      </w:r>
      <w:r w:rsidRPr="00A5516B">
        <w:t>,</w:t>
      </w:r>
      <w:r>
        <w:t xml:space="preserve"> 2015</w:t>
      </w:r>
      <w:r w:rsidRPr="00A5516B">
        <w:t>)</w:t>
      </w:r>
      <w:r>
        <w:t>.</w:t>
      </w:r>
    </w:p>
    <w:p w14:paraId="774DD45F" w14:textId="067ABEC7" w:rsidR="00A5681F" w:rsidRDefault="00A5681F" w:rsidP="00447EAD">
      <w:pPr>
        <w:spacing w:line="360" w:lineRule="auto"/>
        <w:ind w:left="289" w:firstLine="709"/>
        <w:jc w:val="both"/>
      </w:pPr>
      <w:r>
        <w:t xml:space="preserve">A arquitetura unificada é extremamente rápida, utilizando um modelo básico do YOLO onde chega a processar imagens em tempo real a 45 frames por segundo. Uma versão menor da rede, Fast YOLO, processa 155 frames por segundo, porém tem maior probabilidade de errar nas detecções (CORNELL UNIVERSITY, </w:t>
      </w:r>
      <w:r w:rsidR="00B3233A">
        <w:t>2016</w:t>
      </w:r>
      <w:r>
        <w:t>)</w:t>
      </w:r>
      <w:r w:rsidR="00B3233A">
        <w:t>.</w:t>
      </w:r>
    </w:p>
    <w:p w14:paraId="60766520" w14:textId="77777777" w:rsidR="00447EAD" w:rsidRPr="00313C9B" w:rsidRDefault="00447EAD" w:rsidP="00447EAD">
      <w:pPr>
        <w:pStyle w:val="Ttulo2"/>
        <w:spacing w:line="360" w:lineRule="auto"/>
        <w:rPr>
          <w:b w:val="0"/>
          <w:bCs w:val="0"/>
        </w:rPr>
      </w:pPr>
      <w:bookmarkStart w:id="37" w:name="_Toc102413129"/>
      <w:bookmarkStart w:id="38" w:name="_Toc111396648"/>
      <w:r w:rsidRPr="00313C9B">
        <w:t>2.10 Spring</w:t>
      </w:r>
      <w:bookmarkEnd w:id="37"/>
      <w:bookmarkEnd w:id="38"/>
    </w:p>
    <w:p w14:paraId="39125976" w14:textId="77777777" w:rsidR="00447EAD" w:rsidRDefault="00447EAD" w:rsidP="00447EAD">
      <w:pPr>
        <w:spacing w:line="360" w:lineRule="auto"/>
        <w:ind w:left="289" w:firstLine="709"/>
        <w:jc w:val="both"/>
      </w:pPr>
      <w:r w:rsidRPr="00A5516B">
        <w:t>O Spring é um framework Java criado com o objetivo de facilitar o desenvolvimento de aplicações, explorando, para isso, os conceitos de Inversão de Controle e Injeção de Dependências</w:t>
      </w:r>
      <w:r>
        <w:t xml:space="preserve"> (DEVMEDIA, 2022).</w:t>
      </w:r>
    </w:p>
    <w:p w14:paraId="4ABAFCFB" w14:textId="77777777" w:rsidR="00447EAD" w:rsidRPr="00313C9B" w:rsidRDefault="00447EAD" w:rsidP="00447EAD">
      <w:pPr>
        <w:pStyle w:val="Ttulo2"/>
        <w:spacing w:line="360" w:lineRule="auto"/>
        <w:rPr>
          <w:b w:val="0"/>
          <w:bCs w:val="0"/>
        </w:rPr>
      </w:pPr>
      <w:bookmarkStart w:id="39" w:name="_Toc102413130"/>
      <w:bookmarkStart w:id="40" w:name="_Toc111396649"/>
      <w:r w:rsidRPr="00313C9B">
        <w:lastRenderedPageBreak/>
        <w:t>2.11 Angular 2</w:t>
      </w:r>
      <w:bookmarkEnd w:id="39"/>
      <w:bookmarkEnd w:id="40"/>
    </w:p>
    <w:p w14:paraId="02880B7F" w14:textId="0ECC382B" w:rsidR="00447EAD" w:rsidRPr="00A5516B" w:rsidRDefault="00447EAD" w:rsidP="00447EAD">
      <w:pPr>
        <w:spacing w:line="360" w:lineRule="auto"/>
        <w:ind w:left="289" w:firstLine="709"/>
        <w:jc w:val="both"/>
        <w:rPr>
          <w:b/>
          <w:bCs/>
        </w:rPr>
      </w:pPr>
      <w:r w:rsidRPr="001D78BB">
        <w:t xml:space="preserve">É uma plataforma de desenvolvimento mobile e web desktop, baseada em </w:t>
      </w:r>
      <w:proofErr w:type="spellStart"/>
      <w:r w:rsidRPr="001D78BB">
        <w:t>TypeScript</w:t>
      </w:r>
      <w:proofErr w:type="spellEnd"/>
      <w:r>
        <w:t xml:space="preserve"> (</w:t>
      </w:r>
      <w:r w:rsidR="003B3E1F">
        <w:t>ANGULAR</w:t>
      </w:r>
      <w:r>
        <w:t>, 2016)</w:t>
      </w:r>
    </w:p>
    <w:p w14:paraId="7E4D3492" w14:textId="344C88BF" w:rsidR="00447EAD" w:rsidRDefault="00447EAD" w:rsidP="00447EAD">
      <w:pPr>
        <w:pStyle w:val="Corpodetexto"/>
        <w:spacing w:line="360" w:lineRule="auto"/>
      </w:pPr>
    </w:p>
    <w:p w14:paraId="7726CE31" w14:textId="26C12098" w:rsidR="00447EAD" w:rsidRDefault="00447EAD" w:rsidP="00447EAD">
      <w:pPr>
        <w:pStyle w:val="Corpodetexto"/>
        <w:spacing w:line="360" w:lineRule="auto"/>
      </w:pPr>
    </w:p>
    <w:p w14:paraId="0D4EAABA" w14:textId="26E1632C" w:rsidR="00447EAD" w:rsidRPr="004456C7" w:rsidRDefault="00447EAD" w:rsidP="00447EAD">
      <w:pPr>
        <w:pStyle w:val="Ttulo2"/>
        <w:spacing w:line="360" w:lineRule="auto"/>
      </w:pPr>
      <w:bookmarkStart w:id="41" w:name="_Toc102413131"/>
      <w:bookmarkStart w:id="42" w:name="_Toc111396650"/>
      <w:r w:rsidRPr="001D78BB">
        <w:t xml:space="preserve">2.12 </w:t>
      </w:r>
      <w:bookmarkEnd w:id="41"/>
      <w:r w:rsidR="00AE09F2">
        <w:t>MySQL</w:t>
      </w:r>
      <w:bookmarkEnd w:id="42"/>
    </w:p>
    <w:p w14:paraId="1DF86B4D" w14:textId="77777777" w:rsidR="00447EAD" w:rsidRPr="00313C9B" w:rsidRDefault="00447EAD" w:rsidP="00447EAD">
      <w:pPr>
        <w:spacing w:line="360" w:lineRule="auto"/>
        <w:ind w:left="289" w:firstLine="709"/>
        <w:jc w:val="both"/>
      </w:pPr>
    </w:p>
    <w:p w14:paraId="5E39389F" w14:textId="4467727A" w:rsidR="00447EAD" w:rsidRDefault="00447EAD" w:rsidP="00447EAD">
      <w:pPr>
        <w:spacing w:line="360" w:lineRule="auto"/>
        <w:ind w:left="289" w:firstLine="709"/>
        <w:jc w:val="both"/>
      </w:pPr>
      <w:r w:rsidRPr="001D78BB">
        <w:t>O MySQL é um sistema de gerenciamento de banco de dados, que utiliza a linguagem SQL como interface</w:t>
      </w:r>
      <w:r>
        <w:t xml:space="preserve"> (</w:t>
      </w:r>
      <w:r w:rsidR="004759A9">
        <w:t>MYSQL</w:t>
      </w:r>
      <w:r>
        <w:t xml:space="preserve">, </w:t>
      </w:r>
      <w:r w:rsidR="003B3E1F">
        <w:t>2022</w:t>
      </w:r>
      <w:r>
        <w:t>).</w:t>
      </w:r>
    </w:p>
    <w:p w14:paraId="2DE5942C" w14:textId="77777777" w:rsidR="00447EAD" w:rsidRPr="004456C7" w:rsidRDefault="00447EAD" w:rsidP="00447EAD">
      <w:pPr>
        <w:pStyle w:val="Ttulo2"/>
        <w:spacing w:line="360" w:lineRule="auto"/>
      </w:pPr>
      <w:bookmarkStart w:id="43" w:name="_Toc102413132"/>
      <w:bookmarkStart w:id="44" w:name="_Toc111396651"/>
      <w:r w:rsidRPr="002528FB">
        <w:t xml:space="preserve">2.13 </w:t>
      </w:r>
      <w:proofErr w:type="spellStart"/>
      <w:r w:rsidRPr="002528FB">
        <w:t>OpenCV</w:t>
      </w:r>
      <w:bookmarkEnd w:id="43"/>
      <w:bookmarkEnd w:id="44"/>
      <w:proofErr w:type="spellEnd"/>
    </w:p>
    <w:p w14:paraId="5B7214EE" w14:textId="2E215FA1" w:rsidR="00447EAD" w:rsidRPr="00313C9B" w:rsidRDefault="00447EAD" w:rsidP="00447EAD">
      <w:pPr>
        <w:spacing w:line="360" w:lineRule="auto"/>
        <w:ind w:left="289" w:firstLine="709"/>
        <w:jc w:val="both"/>
      </w:pPr>
      <w:r>
        <w:t xml:space="preserve">É </w:t>
      </w:r>
      <w:r w:rsidRPr="002528FB">
        <w:t>uma biblioteca multiplataforma, totalmente livre ao uso acadêmico e comercial, para o desenvolvimento de aplicativos na área de Visão computacional, bastando seguir o modelo de licença BSD Intel</w:t>
      </w:r>
      <w:r>
        <w:t xml:space="preserve"> (</w:t>
      </w:r>
      <w:r w:rsidR="00CD1B5E">
        <w:t>OPENCV</w:t>
      </w:r>
      <w:r>
        <w:t>, 2000).</w:t>
      </w:r>
    </w:p>
    <w:p w14:paraId="5B98FAFA" w14:textId="77777777" w:rsidR="00447EAD" w:rsidRPr="00313C9B" w:rsidRDefault="00447EAD" w:rsidP="00447EAD">
      <w:pPr>
        <w:pStyle w:val="Ttulo2"/>
        <w:spacing w:line="360" w:lineRule="auto"/>
        <w:rPr>
          <w:caps/>
        </w:rPr>
      </w:pPr>
      <w:bookmarkStart w:id="45" w:name="_Toc102413133"/>
      <w:bookmarkStart w:id="46" w:name="_Toc111396652"/>
      <w:r w:rsidRPr="00313C9B">
        <w:t xml:space="preserve">2.14 </w:t>
      </w:r>
      <w:proofErr w:type="spellStart"/>
      <w:r w:rsidRPr="00313C9B">
        <w:t>Convolutional</w:t>
      </w:r>
      <w:proofErr w:type="spellEnd"/>
      <w:r w:rsidRPr="00313C9B">
        <w:t xml:space="preserve"> Neural Network (CNN)</w:t>
      </w:r>
      <w:bookmarkEnd w:id="45"/>
      <w:bookmarkEnd w:id="46"/>
      <w:r w:rsidRPr="00313C9B">
        <w:t xml:space="preserve"> </w:t>
      </w:r>
    </w:p>
    <w:p w14:paraId="16E11EEA" w14:textId="77777777" w:rsidR="00447EAD" w:rsidRDefault="00447EAD" w:rsidP="00447EAD">
      <w:pPr>
        <w:spacing w:line="360" w:lineRule="auto"/>
        <w:ind w:left="289" w:firstLine="709"/>
        <w:jc w:val="both"/>
      </w:pPr>
      <w:r w:rsidRPr="00C4611E">
        <w:t xml:space="preserve">Uma Rede Neural </w:t>
      </w:r>
      <w:proofErr w:type="spellStart"/>
      <w:r w:rsidRPr="00C4611E">
        <w:t>Convolucional</w:t>
      </w:r>
      <w:proofErr w:type="spellEnd"/>
      <w:r w:rsidRPr="00C4611E">
        <w:t xml:space="preserve"> (</w:t>
      </w:r>
      <w:proofErr w:type="spellStart"/>
      <w:r w:rsidRPr="00C4611E">
        <w:t>ConvNet</w:t>
      </w:r>
      <w:proofErr w:type="spellEnd"/>
      <w:r w:rsidRPr="00C4611E">
        <w:t xml:space="preserve"> / </w:t>
      </w:r>
      <w:proofErr w:type="spellStart"/>
      <w:r w:rsidRPr="00C4611E">
        <w:t>Convolutional</w:t>
      </w:r>
      <w:proofErr w:type="spellEnd"/>
      <w:r w:rsidRPr="00C4611E">
        <w:t xml:space="preserve"> Neural Network / CNN) é um algoritmo de Aprendizado Profundo que pode captar uma imagem de entrada, atribuir importância (pesos e vieses que podem ser aprendidos) a vários aspectos / objetos da imagem e ser capaz de diferenciar um do outro.</w:t>
      </w:r>
    </w:p>
    <w:p w14:paraId="556BC588" w14:textId="77777777" w:rsidR="00447EAD" w:rsidRPr="00034D04" w:rsidRDefault="00447EAD" w:rsidP="00447EAD">
      <w:pPr>
        <w:spacing w:line="360" w:lineRule="auto"/>
        <w:ind w:left="289" w:firstLine="709"/>
        <w:jc w:val="both"/>
      </w:pPr>
      <w:r>
        <w:t>A Figura 1 representa como funciona uma rede neural, onde se recebe uma entrada e vai passando por filtros distribuindo para outros filtros da imagem até chegar em um resultado. É como se estivesse resolvendo uma equação matemática seguindo as regras de ordem de cálculo.</w:t>
      </w:r>
    </w:p>
    <w:p w14:paraId="5A0C252F" w14:textId="650E7E96" w:rsidR="00447EAD" w:rsidRDefault="00447EAD" w:rsidP="00447EAD">
      <w:pPr>
        <w:pStyle w:val="Corpodetexto"/>
        <w:spacing w:line="360" w:lineRule="auto"/>
      </w:pPr>
    </w:p>
    <w:p w14:paraId="78A2576D" w14:textId="3FB1FD74" w:rsidR="007550E7" w:rsidRDefault="007550E7" w:rsidP="007550E7">
      <w:pPr>
        <w:pStyle w:val="Legenda"/>
        <w:keepNext/>
        <w:jc w:val="center"/>
      </w:pPr>
      <w:bookmarkStart w:id="47" w:name="_Toc111396621"/>
      <w:r>
        <w:lastRenderedPageBreak/>
        <w:t xml:space="preserve">Figura </w:t>
      </w:r>
      <w:r w:rsidR="00D47006">
        <w:fldChar w:fldCharType="begin"/>
      </w:r>
      <w:r w:rsidR="00D47006">
        <w:instrText xml:space="preserve"> SEQ Figura \* ARABIC </w:instrText>
      </w:r>
      <w:r w:rsidR="00D47006">
        <w:fldChar w:fldCharType="separate"/>
      </w:r>
      <w:r w:rsidR="00B75D57">
        <w:rPr>
          <w:noProof/>
        </w:rPr>
        <w:t>1</w:t>
      </w:r>
      <w:r w:rsidR="00D47006">
        <w:fldChar w:fldCharType="end"/>
      </w:r>
      <w:r>
        <w:t xml:space="preserve"> - </w:t>
      </w:r>
      <w:r w:rsidRPr="002F4B9A">
        <w:t xml:space="preserve">Rede Neural </w:t>
      </w:r>
      <w:proofErr w:type="spellStart"/>
      <w:r w:rsidRPr="002F4B9A">
        <w:t>Convolucional</w:t>
      </w:r>
      <w:proofErr w:type="spellEnd"/>
      <w:r w:rsidRPr="002F4B9A">
        <w:t xml:space="preserve"> </w:t>
      </w:r>
      <w:proofErr w:type="spellStart"/>
      <w:r w:rsidRPr="002F4B9A">
        <w:t>DeepLearningBook</w:t>
      </w:r>
      <w:proofErr w:type="spellEnd"/>
      <w:r w:rsidRPr="002F4B9A">
        <w:t>, 2021)</w:t>
      </w:r>
      <w:bookmarkEnd w:id="47"/>
    </w:p>
    <w:p w14:paraId="08444D94" w14:textId="77777777" w:rsidR="00447EAD" w:rsidRDefault="001C0926" w:rsidP="009A0222">
      <w:pPr>
        <w:ind w:left="0" w:firstLine="709"/>
      </w:pPr>
      <w:r>
        <w:rPr>
          <w:noProof/>
        </w:rPr>
        <w:drawing>
          <wp:inline distT="0" distB="0" distL="0" distR="0" wp14:anchorId="46EA3AA8" wp14:editId="497150AA">
            <wp:extent cx="5334000" cy="2657475"/>
            <wp:effectExtent l="0" t="0" r="0" b="9525"/>
            <wp:docPr id="3" name="Imagem 3" descr="Fonte: Deep Learning Book, (20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Fonte: Deep Learning Book, (2021) "/>
                    <pic:cNvPicPr/>
                  </pic:nvPicPr>
                  <pic:blipFill>
                    <a:blip r:embed="rId18"/>
                    <a:stretch>
                      <a:fillRect/>
                    </a:stretch>
                  </pic:blipFill>
                  <pic:spPr>
                    <a:xfrm>
                      <a:off x="0" y="0"/>
                      <a:ext cx="5334000" cy="2657475"/>
                    </a:xfrm>
                    <a:prstGeom prst="rect">
                      <a:avLst/>
                    </a:prstGeom>
                  </pic:spPr>
                </pic:pic>
              </a:graphicData>
            </a:graphic>
          </wp:inline>
        </w:drawing>
      </w:r>
    </w:p>
    <w:p w14:paraId="3C5092BB" w14:textId="77777777" w:rsidR="001C0926" w:rsidRPr="008A3A71" w:rsidRDefault="001C0926" w:rsidP="001C0926">
      <w:pPr>
        <w:pStyle w:val="Legenda"/>
        <w:rPr>
          <w:b w:val="0"/>
          <w:bCs w:val="0"/>
        </w:rPr>
      </w:pPr>
      <w:bookmarkStart w:id="48" w:name="_Hlk107417647"/>
      <w:r w:rsidRPr="008A3A71">
        <w:rPr>
          <w:b w:val="0"/>
          <w:bCs w:val="0"/>
        </w:rPr>
        <w:t xml:space="preserve">Fonte: </w:t>
      </w:r>
      <w:proofErr w:type="spellStart"/>
      <w:r w:rsidRPr="008A3A71">
        <w:rPr>
          <w:b w:val="0"/>
          <w:bCs w:val="0"/>
        </w:rPr>
        <w:t>Deep</w:t>
      </w:r>
      <w:proofErr w:type="spellEnd"/>
      <w:r w:rsidRPr="008A3A71">
        <w:rPr>
          <w:b w:val="0"/>
          <w:bCs w:val="0"/>
        </w:rPr>
        <w:t xml:space="preserve"> Learning Book, (2021) </w:t>
      </w:r>
    </w:p>
    <w:bookmarkEnd w:id="48"/>
    <w:p w14:paraId="24ED3D2C" w14:textId="77777777" w:rsidR="001C0926" w:rsidRPr="002E5CCC" w:rsidRDefault="001C0926" w:rsidP="009A0222">
      <w:pPr>
        <w:ind w:left="0"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49" w:name="_Toc483916792"/>
      <w:bookmarkStart w:id="50" w:name="_Toc483916837"/>
      <w:bookmarkStart w:id="51" w:name="_Toc118654511"/>
      <w:bookmarkStart w:id="52" w:name="_Toc111396653"/>
      <w:r w:rsidRPr="002E5CCC">
        <w:rPr>
          <w:caps w:val="0"/>
          <w:sz w:val="28"/>
          <w:szCs w:val="28"/>
        </w:rPr>
        <w:lastRenderedPageBreak/>
        <w:t>3. DESENVOLVIMENTO</w:t>
      </w:r>
      <w:bookmarkEnd w:id="49"/>
      <w:bookmarkEnd w:id="50"/>
      <w:bookmarkEnd w:id="52"/>
    </w:p>
    <w:p w14:paraId="7CF6B763" w14:textId="7A48A143" w:rsidR="001C0926" w:rsidRDefault="001C0926" w:rsidP="001C0926">
      <w:pPr>
        <w:spacing w:line="360" w:lineRule="auto"/>
        <w:ind w:left="289" w:firstLine="709"/>
        <w:jc w:val="both"/>
      </w:pPr>
      <w:bookmarkStart w:id="53" w:name="_Toc98873377"/>
      <w:r w:rsidRPr="002528FB">
        <w:t>Neste capítulo será abordado o desenvolvimento do projeto. A primeira seção</w:t>
      </w:r>
      <w:r>
        <w:t xml:space="preserve"> </w:t>
      </w:r>
      <w:r w:rsidRPr="002528FB">
        <w:t>abordará a arquitetura, assim como os requisitos do projeto. A segunda seção será voltada às</w:t>
      </w:r>
      <w:r>
        <w:t xml:space="preserve"> </w:t>
      </w:r>
      <w:r w:rsidRPr="002528FB">
        <w:t>tecnologias e ferramentas utilizadas para tornar o projeto possível.</w:t>
      </w:r>
      <w:bookmarkEnd w:id="53"/>
    </w:p>
    <w:p w14:paraId="4F5F84B2" w14:textId="4ABB5D9C" w:rsidR="00BC5EA2" w:rsidRDefault="00BC5EA2" w:rsidP="00BC5EA2">
      <w:pPr>
        <w:pStyle w:val="Ttulo2"/>
        <w:spacing w:line="360" w:lineRule="auto"/>
      </w:pPr>
      <w:bookmarkStart w:id="54" w:name="_Toc111396654"/>
      <w:r>
        <w:t xml:space="preserve">3.1. Arquitetura </w:t>
      </w:r>
      <w:proofErr w:type="spellStart"/>
      <w:r>
        <w:t>backend</w:t>
      </w:r>
      <w:bookmarkEnd w:id="54"/>
      <w:proofErr w:type="spellEnd"/>
    </w:p>
    <w:p w14:paraId="3239836A" w14:textId="3AEDEC20" w:rsidR="000201EA" w:rsidRDefault="000201EA" w:rsidP="000201EA">
      <w:pPr>
        <w:spacing w:line="360" w:lineRule="auto"/>
        <w:ind w:left="289" w:firstLine="709"/>
        <w:jc w:val="both"/>
      </w:pPr>
      <w:r>
        <w:t xml:space="preserve">Os componentes </w:t>
      </w:r>
      <w:proofErr w:type="spellStart"/>
      <w:r w:rsidR="00F92B20">
        <w:t>controller</w:t>
      </w:r>
      <w:proofErr w:type="spellEnd"/>
      <w:r w:rsidR="00F92B20">
        <w:t xml:space="preserve"> e aplicação angular utilizam protocolo http para comunicação, </w:t>
      </w:r>
      <w:proofErr w:type="spellStart"/>
      <w:r w:rsidR="00F92B20">
        <w:t>controller</w:t>
      </w:r>
      <w:proofErr w:type="spellEnd"/>
      <w:r w:rsidR="00F92B20">
        <w:t xml:space="preserve"> e armazenamento de imagens utilizam FTP e model para banco de dados utilizam JDBC</w:t>
      </w:r>
      <w:r w:rsidR="00476C0A">
        <w:t>, assim como na figura 2</w:t>
      </w:r>
      <w:r w:rsidR="00F92B20">
        <w:t>.</w:t>
      </w:r>
    </w:p>
    <w:p w14:paraId="1102FF9E" w14:textId="77777777" w:rsidR="000201EA" w:rsidRPr="000201EA" w:rsidRDefault="000201EA" w:rsidP="000201EA"/>
    <w:p w14:paraId="3E496AF8" w14:textId="77777777" w:rsidR="007550E7" w:rsidRDefault="00BC5EA2" w:rsidP="000201EA">
      <w:pPr>
        <w:pStyle w:val="Legenda"/>
        <w:jc w:val="center"/>
      </w:pPr>
      <w:r>
        <w:tab/>
      </w:r>
    </w:p>
    <w:p w14:paraId="2199808A" w14:textId="7434ACE8" w:rsidR="007550E7" w:rsidRDefault="007550E7" w:rsidP="007550E7">
      <w:pPr>
        <w:pStyle w:val="Legenda"/>
        <w:keepNext/>
        <w:jc w:val="center"/>
      </w:pPr>
      <w:bookmarkStart w:id="55" w:name="_Toc111396622"/>
      <w:r>
        <w:t xml:space="preserve">Figura </w:t>
      </w:r>
      <w:r w:rsidR="00D47006">
        <w:fldChar w:fldCharType="begin"/>
      </w:r>
      <w:r w:rsidR="00D47006">
        <w:instrText xml:space="preserve"> SEQ Figura \* ARABIC </w:instrText>
      </w:r>
      <w:r w:rsidR="00D47006">
        <w:fldChar w:fldCharType="separate"/>
      </w:r>
      <w:r w:rsidR="00B75D57">
        <w:rPr>
          <w:noProof/>
        </w:rPr>
        <w:t>2</w:t>
      </w:r>
      <w:r w:rsidR="00D47006">
        <w:fldChar w:fldCharType="end"/>
      </w:r>
      <w:r>
        <w:t xml:space="preserve"> - Comunicação </w:t>
      </w:r>
      <w:proofErr w:type="spellStart"/>
      <w:r>
        <w:t>backend</w:t>
      </w:r>
      <w:bookmarkEnd w:id="55"/>
      <w:proofErr w:type="spellEnd"/>
    </w:p>
    <w:p w14:paraId="50BD2B21" w14:textId="5851341F" w:rsidR="00BC5EA2" w:rsidRDefault="0017550B" w:rsidP="000201EA">
      <w:pPr>
        <w:pStyle w:val="Legenda"/>
        <w:jc w:val="center"/>
      </w:pPr>
      <w:r>
        <w:rPr>
          <w:noProof/>
        </w:rPr>
        <w:drawing>
          <wp:inline distT="0" distB="0" distL="0" distR="0" wp14:anchorId="02E27EF0" wp14:editId="2325F505">
            <wp:extent cx="5760720" cy="3072130"/>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9"/>
                    <a:stretch>
                      <a:fillRect/>
                    </a:stretch>
                  </pic:blipFill>
                  <pic:spPr>
                    <a:xfrm>
                      <a:off x="0" y="0"/>
                      <a:ext cx="5760720" cy="3072130"/>
                    </a:xfrm>
                    <a:prstGeom prst="rect">
                      <a:avLst/>
                    </a:prstGeom>
                  </pic:spPr>
                </pic:pic>
              </a:graphicData>
            </a:graphic>
          </wp:inline>
        </w:drawing>
      </w:r>
    </w:p>
    <w:p w14:paraId="1C2DE75D" w14:textId="41AE840E" w:rsidR="00630ED3" w:rsidRPr="00C72862" w:rsidRDefault="00C72862" w:rsidP="00C72862">
      <w:pPr>
        <w:keepNext/>
        <w:rPr>
          <w:sz w:val="20"/>
          <w:szCs w:val="20"/>
        </w:rPr>
      </w:pPr>
      <w:r w:rsidRPr="00313C9B">
        <w:rPr>
          <w:sz w:val="20"/>
          <w:szCs w:val="20"/>
        </w:rPr>
        <w:t>Fonte:</w:t>
      </w:r>
      <w:r>
        <w:rPr>
          <w:sz w:val="20"/>
          <w:szCs w:val="20"/>
        </w:rPr>
        <w:t xml:space="preserve"> Autor (2022)</w:t>
      </w:r>
    </w:p>
    <w:p w14:paraId="176DB3CD" w14:textId="66146C6A" w:rsidR="00C72862" w:rsidRDefault="00630ED3" w:rsidP="00C72862">
      <w:pPr>
        <w:pStyle w:val="Ttulo2"/>
        <w:spacing w:line="360" w:lineRule="auto"/>
      </w:pPr>
      <w:bookmarkStart w:id="56" w:name="_Toc111396655"/>
      <w:r w:rsidRPr="00DD771D">
        <w:t>3.</w:t>
      </w:r>
      <w:r>
        <w:t>2</w:t>
      </w:r>
      <w:r w:rsidRPr="00DD771D">
        <w:t xml:space="preserve">. </w:t>
      </w:r>
      <w:r>
        <w:t>Arquitetura</w:t>
      </w:r>
      <w:r w:rsidR="0017550B">
        <w:t xml:space="preserve"> </w:t>
      </w:r>
      <w:proofErr w:type="spellStart"/>
      <w:r w:rsidR="0017550B">
        <w:t>frontend</w:t>
      </w:r>
      <w:bookmarkEnd w:id="56"/>
      <w:proofErr w:type="spellEnd"/>
    </w:p>
    <w:p w14:paraId="09CF16A0" w14:textId="543C7665" w:rsidR="00F92B20" w:rsidRDefault="00476C0A" w:rsidP="00F92B20">
      <w:pPr>
        <w:spacing w:line="360" w:lineRule="auto"/>
        <w:ind w:left="289" w:firstLine="709"/>
        <w:jc w:val="both"/>
      </w:pPr>
      <w:r>
        <w:t xml:space="preserve">A figura 3 apresenta a </w:t>
      </w:r>
      <w:r w:rsidR="00F92B20">
        <w:t xml:space="preserve">arquitetura do </w:t>
      </w:r>
      <w:proofErr w:type="spellStart"/>
      <w:r w:rsidR="00F92B20">
        <w:t>frontend</w:t>
      </w:r>
      <w:proofErr w:type="spellEnd"/>
      <w:r>
        <w:t xml:space="preserve"> que</w:t>
      </w:r>
      <w:r w:rsidR="00F92B20">
        <w:t xml:space="preserve"> utiliza a tecnologia </w:t>
      </w:r>
      <w:r>
        <w:t xml:space="preserve">node </w:t>
      </w:r>
      <w:proofErr w:type="spellStart"/>
      <w:r>
        <w:t>redux</w:t>
      </w:r>
      <w:proofErr w:type="spellEnd"/>
      <w:r w:rsidR="00F92B20">
        <w:t xml:space="preserve"> para gerenciamento de estado, podendo transferir dados entre componentes de forma mais eficiente e fácil.</w:t>
      </w:r>
    </w:p>
    <w:p w14:paraId="3B0C6937" w14:textId="662D40B7" w:rsidR="00F92B20" w:rsidRDefault="00F92B20" w:rsidP="00F92B20">
      <w:pPr>
        <w:spacing w:line="360" w:lineRule="auto"/>
        <w:ind w:left="289" w:firstLine="709"/>
        <w:jc w:val="both"/>
      </w:pPr>
    </w:p>
    <w:p w14:paraId="71188F3C" w14:textId="563BDA12" w:rsidR="00F92B20" w:rsidRDefault="00F92B20" w:rsidP="00F92B20">
      <w:pPr>
        <w:spacing w:line="360" w:lineRule="auto"/>
        <w:ind w:left="289" w:firstLine="709"/>
        <w:jc w:val="both"/>
      </w:pPr>
    </w:p>
    <w:p w14:paraId="5129C652" w14:textId="4AAA1334" w:rsidR="00F92B20" w:rsidRDefault="00F92B20" w:rsidP="00F92B20">
      <w:pPr>
        <w:spacing w:line="360" w:lineRule="auto"/>
        <w:ind w:left="289" w:firstLine="709"/>
        <w:jc w:val="both"/>
      </w:pPr>
    </w:p>
    <w:p w14:paraId="79AF7C71" w14:textId="5C45F0FD" w:rsidR="00F92B20" w:rsidRDefault="00F92B20" w:rsidP="00F92B20">
      <w:pPr>
        <w:spacing w:line="360" w:lineRule="auto"/>
        <w:ind w:left="289" w:firstLine="709"/>
        <w:jc w:val="both"/>
      </w:pPr>
    </w:p>
    <w:p w14:paraId="023AF028" w14:textId="4CFFB39A" w:rsidR="00F92B20" w:rsidRDefault="00F92B20" w:rsidP="00F92B20">
      <w:pPr>
        <w:spacing w:line="360" w:lineRule="auto"/>
        <w:ind w:left="289" w:firstLine="709"/>
        <w:jc w:val="both"/>
      </w:pPr>
    </w:p>
    <w:p w14:paraId="0899EBDF" w14:textId="77777777" w:rsidR="00F92B20" w:rsidRDefault="00F92B20" w:rsidP="00F92B20">
      <w:pPr>
        <w:spacing w:line="360" w:lineRule="auto"/>
        <w:ind w:left="289" w:firstLine="709"/>
        <w:jc w:val="both"/>
      </w:pPr>
    </w:p>
    <w:p w14:paraId="38901053" w14:textId="77777777" w:rsidR="00F92B20" w:rsidRPr="00F92B20" w:rsidRDefault="00F92B20" w:rsidP="00F92B20"/>
    <w:p w14:paraId="01DFE834" w14:textId="4E3B6EBB" w:rsidR="007550E7" w:rsidRDefault="007550E7" w:rsidP="007550E7">
      <w:pPr>
        <w:pStyle w:val="Legenda"/>
        <w:keepNext/>
        <w:jc w:val="center"/>
      </w:pPr>
      <w:bookmarkStart w:id="57" w:name="_Toc111396623"/>
      <w:r>
        <w:t xml:space="preserve">Figura </w:t>
      </w:r>
      <w:r w:rsidR="00D47006">
        <w:fldChar w:fldCharType="begin"/>
      </w:r>
      <w:r w:rsidR="00D47006">
        <w:instrText xml:space="preserve"> SEQ Figura \* ARABIC </w:instrText>
      </w:r>
      <w:r w:rsidR="00D47006">
        <w:fldChar w:fldCharType="separate"/>
      </w:r>
      <w:r w:rsidR="00B75D57">
        <w:rPr>
          <w:noProof/>
        </w:rPr>
        <w:t>3</w:t>
      </w:r>
      <w:r w:rsidR="00D47006">
        <w:fldChar w:fldCharType="end"/>
      </w:r>
      <w:r>
        <w:t xml:space="preserve"> - Comunicação </w:t>
      </w:r>
      <w:proofErr w:type="spellStart"/>
      <w:r>
        <w:t>frontend</w:t>
      </w:r>
      <w:bookmarkEnd w:id="57"/>
      <w:proofErr w:type="spellEnd"/>
    </w:p>
    <w:p w14:paraId="5150766B" w14:textId="35BF8EF9" w:rsidR="00C72862" w:rsidRPr="00C72862" w:rsidRDefault="00C72862" w:rsidP="007550E7">
      <w:pPr>
        <w:pStyle w:val="Legenda"/>
        <w:rPr>
          <w:sz w:val="24"/>
          <w:szCs w:val="24"/>
        </w:rPr>
      </w:pPr>
      <w:r>
        <w:rPr>
          <w:noProof/>
        </w:rPr>
        <w:drawing>
          <wp:inline distT="0" distB="0" distL="0" distR="0" wp14:anchorId="1D37D293" wp14:editId="6287EF57">
            <wp:extent cx="5760720" cy="2731770"/>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0"/>
                    <a:stretch>
                      <a:fillRect/>
                    </a:stretch>
                  </pic:blipFill>
                  <pic:spPr>
                    <a:xfrm>
                      <a:off x="0" y="0"/>
                      <a:ext cx="5760720" cy="2731770"/>
                    </a:xfrm>
                    <a:prstGeom prst="rect">
                      <a:avLst/>
                    </a:prstGeom>
                  </pic:spPr>
                </pic:pic>
              </a:graphicData>
            </a:graphic>
          </wp:inline>
        </w:drawing>
      </w:r>
      <w:r w:rsidRPr="007550E7">
        <w:rPr>
          <w:b w:val="0"/>
          <w:bCs w:val="0"/>
        </w:rPr>
        <w:t>Fonte: Autor (2022)</w:t>
      </w:r>
    </w:p>
    <w:p w14:paraId="09A2F79A" w14:textId="13FA8416" w:rsidR="00C72862" w:rsidRDefault="00C72862" w:rsidP="00C72862">
      <w:pPr>
        <w:pStyle w:val="Ttulo2"/>
        <w:spacing w:line="360" w:lineRule="auto"/>
      </w:pPr>
      <w:bookmarkStart w:id="58" w:name="_Toc111396656"/>
      <w:r w:rsidRPr="00DD771D">
        <w:t>3.</w:t>
      </w:r>
      <w:r>
        <w:t>3</w:t>
      </w:r>
      <w:r w:rsidRPr="00DD771D">
        <w:t xml:space="preserve">. </w:t>
      </w:r>
      <w:r>
        <w:t>Arquitetura câmera servidor</w:t>
      </w:r>
      <w:bookmarkEnd w:id="58"/>
    </w:p>
    <w:p w14:paraId="0CA9EAB4" w14:textId="4879F5BD" w:rsidR="00F92B20" w:rsidRPr="00F92B20" w:rsidRDefault="00F92B20" w:rsidP="00F92B20">
      <w:pPr>
        <w:spacing w:line="360" w:lineRule="auto"/>
        <w:ind w:left="289" w:firstLine="709"/>
        <w:jc w:val="both"/>
      </w:pPr>
      <w:r>
        <w:t xml:space="preserve">As câmeras junto ao servidor se comunicam através dos protocolos de FTP, </w:t>
      </w:r>
      <w:r w:rsidR="007550E7">
        <w:t xml:space="preserve">o </w:t>
      </w:r>
      <w:r w:rsidR="009A0B75">
        <w:t>P</w:t>
      </w:r>
      <w:r w:rsidR="007550E7">
        <w:t>ython utiliza comunicação https para armazenar as imagens processadas</w:t>
      </w:r>
      <w:r w:rsidR="00476C0A">
        <w:t>, representação na figura 4</w:t>
      </w:r>
      <w:r w:rsidR="007550E7">
        <w:t>.</w:t>
      </w:r>
    </w:p>
    <w:p w14:paraId="48BBCC5B" w14:textId="0A8DFF6C" w:rsidR="007550E7" w:rsidRDefault="007550E7" w:rsidP="007550E7">
      <w:pPr>
        <w:pStyle w:val="Legenda"/>
        <w:keepNext/>
        <w:jc w:val="center"/>
      </w:pPr>
      <w:bookmarkStart w:id="59" w:name="_Toc111396624"/>
      <w:r>
        <w:t xml:space="preserve">Figura </w:t>
      </w:r>
      <w:r w:rsidR="00D47006">
        <w:fldChar w:fldCharType="begin"/>
      </w:r>
      <w:r w:rsidR="00D47006">
        <w:instrText xml:space="preserve"> SEQ Figura \* ARABIC </w:instrText>
      </w:r>
      <w:r w:rsidR="00D47006">
        <w:fldChar w:fldCharType="separate"/>
      </w:r>
      <w:r w:rsidR="00B75D57">
        <w:rPr>
          <w:noProof/>
        </w:rPr>
        <w:t>4</w:t>
      </w:r>
      <w:r w:rsidR="00D47006">
        <w:fldChar w:fldCharType="end"/>
      </w:r>
      <w:r>
        <w:t xml:space="preserve"> - Comunicação de câmeras e servidor</w:t>
      </w:r>
      <w:bookmarkEnd w:id="59"/>
    </w:p>
    <w:p w14:paraId="0C819F98" w14:textId="54EBDA65" w:rsidR="00C72862" w:rsidRDefault="005F77D1" w:rsidP="00C72862">
      <w:r>
        <w:rPr>
          <w:noProof/>
        </w:rPr>
        <w:drawing>
          <wp:inline distT="0" distB="0" distL="0" distR="0" wp14:anchorId="772630A0" wp14:editId="14BCE9AE">
            <wp:extent cx="5760720" cy="339344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1"/>
                    <a:stretch>
                      <a:fillRect/>
                    </a:stretch>
                  </pic:blipFill>
                  <pic:spPr>
                    <a:xfrm>
                      <a:off x="0" y="0"/>
                      <a:ext cx="5760720" cy="3393440"/>
                    </a:xfrm>
                    <a:prstGeom prst="rect">
                      <a:avLst/>
                    </a:prstGeom>
                  </pic:spPr>
                </pic:pic>
              </a:graphicData>
            </a:graphic>
          </wp:inline>
        </w:drawing>
      </w:r>
    </w:p>
    <w:p w14:paraId="251E9DB3" w14:textId="01D122C0" w:rsidR="00C72862" w:rsidRPr="00C72862" w:rsidRDefault="00C72862" w:rsidP="00C72862">
      <w:pPr>
        <w:keepNext/>
        <w:rPr>
          <w:sz w:val="20"/>
          <w:szCs w:val="20"/>
        </w:rPr>
      </w:pPr>
      <w:r w:rsidRPr="00313C9B">
        <w:rPr>
          <w:sz w:val="20"/>
          <w:szCs w:val="20"/>
        </w:rPr>
        <w:t>Fonte:</w:t>
      </w:r>
      <w:r>
        <w:rPr>
          <w:sz w:val="20"/>
          <w:szCs w:val="20"/>
        </w:rPr>
        <w:t xml:space="preserve"> Autor (2022)</w:t>
      </w:r>
    </w:p>
    <w:p w14:paraId="73C9B121" w14:textId="77777777" w:rsidR="00C72862" w:rsidRPr="00C72862" w:rsidRDefault="00C72862" w:rsidP="00C72862"/>
    <w:p w14:paraId="6F7249B2" w14:textId="5018F1B3" w:rsidR="00FC099B" w:rsidRPr="00DD771D" w:rsidRDefault="00FC099B" w:rsidP="00CB0360">
      <w:pPr>
        <w:pStyle w:val="Ttulo2"/>
        <w:spacing w:line="360" w:lineRule="auto"/>
      </w:pPr>
      <w:bookmarkStart w:id="60" w:name="_Toc111396657"/>
      <w:r w:rsidRPr="00DD771D">
        <w:lastRenderedPageBreak/>
        <w:t>3.</w:t>
      </w:r>
      <w:r w:rsidR="005F77D1">
        <w:t>4</w:t>
      </w:r>
      <w:r w:rsidRPr="00DD771D">
        <w:t xml:space="preserve">. </w:t>
      </w:r>
      <w:r w:rsidR="001C0926">
        <w:t>Requisitos</w:t>
      </w:r>
      <w:bookmarkEnd w:id="60"/>
    </w:p>
    <w:p w14:paraId="0E821B9E" w14:textId="7E04A290" w:rsidR="00FC099B" w:rsidRPr="00DD771D" w:rsidRDefault="001C0926" w:rsidP="00FC099B">
      <w:pPr>
        <w:pStyle w:val="Corpodetexto"/>
        <w:spacing w:line="360" w:lineRule="auto"/>
        <w:ind w:firstLine="709"/>
      </w:pPr>
      <w:r>
        <w:t>Para que o sistema seja considerado pronto, é necessário atingir alguns requisitos.</w:t>
      </w:r>
    </w:p>
    <w:p w14:paraId="306A29E2" w14:textId="796262A7" w:rsidR="00FC099B" w:rsidRPr="00DD771D" w:rsidRDefault="00FC099B" w:rsidP="00CB0360">
      <w:pPr>
        <w:pStyle w:val="Ttulo2"/>
        <w:spacing w:line="360" w:lineRule="auto"/>
      </w:pPr>
      <w:bookmarkStart w:id="61" w:name="_Toc111396658"/>
      <w:r w:rsidRPr="00DD771D">
        <w:t>3.</w:t>
      </w:r>
      <w:r w:rsidR="005F77D1">
        <w:t>5</w:t>
      </w:r>
      <w:r w:rsidRPr="00DD771D">
        <w:t xml:space="preserve">. </w:t>
      </w:r>
      <w:r w:rsidR="001C0926">
        <w:t>Requisitos Funcionais</w:t>
      </w:r>
      <w:bookmarkEnd w:id="61"/>
    </w:p>
    <w:p w14:paraId="0DF5F1ED" w14:textId="77777777" w:rsidR="001C0926" w:rsidRDefault="001C0926" w:rsidP="001C0926">
      <w:pPr>
        <w:pStyle w:val="PargrafodaLista"/>
        <w:numPr>
          <w:ilvl w:val="0"/>
          <w:numId w:val="18"/>
        </w:numPr>
        <w:spacing w:line="360" w:lineRule="auto"/>
        <w:jc w:val="both"/>
      </w:pPr>
      <w:bookmarkStart w:id="62" w:name="_Hlk107417884"/>
      <w:bookmarkStart w:id="63" w:name="_Toc483916793"/>
      <w:bookmarkStart w:id="64" w:name="_Toc483916838"/>
      <w:r>
        <w:t>O sistema deve ser capaz de detectar um corpo humano através de uma leitura de imagem em diretório dinâmico.</w:t>
      </w:r>
    </w:p>
    <w:p w14:paraId="2F4ECAF2" w14:textId="066B340F" w:rsidR="001C0926" w:rsidRDefault="001C0926" w:rsidP="001C0926">
      <w:pPr>
        <w:pStyle w:val="PargrafodaLista"/>
        <w:numPr>
          <w:ilvl w:val="0"/>
          <w:numId w:val="18"/>
        </w:numPr>
        <w:spacing w:line="360" w:lineRule="auto"/>
        <w:jc w:val="both"/>
      </w:pPr>
      <w:r>
        <w:t xml:space="preserve">O sistema deve enviar informações ao aplicativo de conversas </w:t>
      </w:r>
      <w:proofErr w:type="spellStart"/>
      <w:r w:rsidR="009A0B75">
        <w:t>T</w:t>
      </w:r>
      <w:r>
        <w:t>elegram</w:t>
      </w:r>
      <w:proofErr w:type="spellEnd"/>
      <w:r>
        <w:t>, a porcentagem de precisão detectada e as pessoas detectadas marcadas com um retângulo azul.</w:t>
      </w:r>
    </w:p>
    <w:p w14:paraId="7CCC6214" w14:textId="77777777" w:rsidR="001C0926" w:rsidRDefault="001C0926" w:rsidP="001C0926">
      <w:pPr>
        <w:pStyle w:val="PargrafodaLista"/>
        <w:numPr>
          <w:ilvl w:val="0"/>
          <w:numId w:val="18"/>
        </w:numPr>
        <w:spacing w:line="360" w:lineRule="auto"/>
      </w:pPr>
      <w:r>
        <w:t>O sistema deve ser capaz de gerenciar as pastas onde será armazenado as imagens recebidas.</w:t>
      </w:r>
    </w:p>
    <w:p w14:paraId="47DB93FF" w14:textId="77777777" w:rsidR="001C0926" w:rsidRDefault="001C0926" w:rsidP="001C0926">
      <w:pPr>
        <w:pStyle w:val="PargrafodaLista"/>
        <w:numPr>
          <w:ilvl w:val="0"/>
          <w:numId w:val="18"/>
        </w:numPr>
        <w:spacing w:line="360" w:lineRule="auto"/>
        <w:jc w:val="both"/>
      </w:pPr>
      <w:r>
        <w:t>O sistema deverá autenticar um usuário para gerenciamento de módulos e permissões internas.</w:t>
      </w:r>
    </w:p>
    <w:p w14:paraId="4DC98BDB" w14:textId="77777777" w:rsidR="001C0926" w:rsidRDefault="001C0926" w:rsidP="001C0926">
      <w:pPr>
        <w:pStyle w:val="PargrafodaLista"/>
        <w:numPr>
          <w:ilvl w:val="0"/>
          <w:numId w:val="18"/>
        </w:numPr>
        <w:spacing w:line="360" w:lineRule="auto"/>
        <w:jc w:val="both"/>
      </w:pPr>
      <w:r>
        <w:t>O sistema deverá ser capaz de criar usuários a partir de um usuário administrador geral.</w:t>
      </w:r>
    </w:p>
    <w:p w14:paraId="480731D1" w14:textId="77777777" w:rsidR="001C0926" w:rsidRDefault="001C0926" w:rsidP="001C0926">
      <w:pPr>
        <w:pStyle w:val="PargrafodaLista"/>
        <w:numPr>
          <w:ilvl w:val="0"/>
          <w:numId w:val="18"/>
        </w:numPr>
        <w:spacing w:line="360" w:lineRule="auto"/>
        <w:jc w:val="both"/>
      </w:pPr>
      <w:r>
        <w:t>O sistema deverá excluir as imagens que não detectar nenhum corpo humano.</w:t>
      </w:r>
    </w:p>
    <w:p w14:paraId="73171822" w14:textId="31DFD982" w:rsidR="001C0926" w:rsidRDefault="001C0926" w:rsidP="00D05E72">
      <w:pPr>
        <w:pStyle w:val="PargrafodaLista"/>
        <w:numPr>
          <w:ilvl w:val="0"/>
          <w:numId w:val="18"/>
        </w:numPr>
        <w:spacing w:line="360" w:lineRule="auto"/>
        <w:jc w:val="both"/>
      </w:pPr>
      <w:r>
        <w:t>O sistema deverá manter em uma pasta configurada as imagens processadas e depois do envio apagá-las.</w:t>
      </w:r>
      <w:bookmarkEnd w:id="62"/>
    </w:p>
    <w:p w14:paraId="73A82BA3" w14:textId="3FE933D6" w:rsidR="00565D56" w:rsidRDefault="00565D56" w:rsidP="00D05E72">
      <w:pPr>
        <w:pStyle w:val="PargrafodaLista"/>
        <w:numPr>
          <w:ilvl w:val="0"/>
          <w:numId w:val="18"/>
        </w:numPr>
        <w:spacing w:line="360" w:lineRule="auto"/>
        <w:jc w:val="both"/>
      </w:pPr>
      <w:r>
        <w:t>O sistema de identificação deverá funcionar em um sistema operacional Windows</w:t>
      </w:r>
    </w:p>
    <w:p w14:paraId="4DD575EC" w14:textId="385DF413" w:rsidR="001C0926" w:rsidRPr="00C27E99" w:rsidRDefault="001C0926" w:rsidP="001C0926">
      <w:pPr>
        <w:pStyle w:val="Ttulo2"/>
        <w:spacing w:line="360" w:lineRule="auto"/>
      </w:pPr>
      <w:bookmarkStart w:id="65" w:name="_Toc102413137"/>
      <w:bookmarkStart w:id="66" w:name="_Toc111396659"/>
      <w:r w:rsidRPr="00EE1842">
        <w:t>3.</w:t>
      </w:r>
      <w:r w:rsidR="005F77D1">
        <w:t>6</w:t>
      </w:r>
      <w:r w:rsidRPr="00EE1842">
        <w:t xml:space="preserve"> Requisitos Não Funcionais</w:t>
      </w:r>
      <w:bookmarkEnd w:id="65"/>
      <w:bookmarkEnd w:id="66"/>
    </w:p>
    <w:p w14:paraId="64B11BFF" w14:textId="77777777" w:rsidR="001C0926" w:rsidRDefault="001C0926" w:rsidP="001C0926">
      <w:pPr>
        <w:pStyle w:val="PargrafodaLista"/>
        <w:numPr>
          <w:ilvl w:val="0"/>
          <w:numId w:val="19"/>
        </w:numPr>
        <w:spacing w:line="360" w:lineRule="auto"/>
        <w:ind w:left="1418" w:firstLine="0"/>
        <w:jc w:val="both"/>
      </w:pPr>
      <w:r w:rsidRPr="00EE1842">
        <w:t>Portabilidade: O sistema deverá ser compilado e executado em qualquer plataforma</w:t>
      </w:r>
      <w:r>
        <w:t>.</w:t>
      </w:r>
    </w:p>
    <w:p w14:paraId="798BFECB" w14:textId="77777777" w:rsidR="001C0926" w:rsidRDefault="001C0926" w:rsidP="001C0926">
      <w:pPr>
        <w:pStyle w:val="PargrafodaLista"/>
        <w:numPr>
          <w:ilvl w:val="0"/>
          <w:numId w:val="19"/>
        </w:numPr>
        <w:spacing w:line="360" w:lineRule="auto"/>
        <w:ind w:left="1418" w:firstLine="0"/>
        <w:jc w:val="both"/>
      </w:pPr>
      <w:r>
        <w:t>O sistema deverá analisar quinze imagens por segundo.</w:t>
      </w:r>
    </w:p>
    <w:p w14:paraId="393C2D04" w14:textId="77777777" w:rsidR="001C0926" w:rsidRDefault="001C0926" w:rsidP="001C0926">
      <w:pPr>
        <w:pStyle w:val="PargrafodaLista"/>
        <w:numPr>
          <w:ilvl w:val="0"/>
          <w:numId w:val="19"/>
        </w:numPr>
        <w:spacing w:line="360" w:lineRule="auto"/>
        <w:ind w:left="1418" w:firstLine="0"/>
        <w:jc w:val="both"/>
      </w:pPr>
      <w:r>
        <w:t>O sistema deverá disponibilizar dados privados aos usuários.</w:t>
      </w:r>
    </w:p>
    <w:p w14:paraId="36057E86" w14:textId="4BA4A3EC" w:rsidR="000D52EF" w:rsidRDefault="001C0926" w:rsidP="000D52EF">
      <w:pPr>
        <w:pStyle w:val="PargrafodaLista"/>
        <w:numPr>
          <w:ilvl w:val="0"/>
          <w:numId w:val="19"/>
        </w:numPr>
        <w:spacing w:line="360" w:lineRule="auto"/>
        <w:ind w:left="1418" w:firstLine="0"/>
        <w:jc w:val="both"/>
      </w:pPr>
      <w:r>
        <w:t>O sistema deverá ter alta disponibilidade, cerca de 99% do tempo.</w:t>
      </w:r>
    </w:p>
    <w:p w14:paraId="04D8C95B" w14:textId="3EF11243" w:rsidR="001C0926" w:rsidRDefault="001C0926" w:rsidP="001C0926">
      <w:pPr>
        <w:pStyle w:val="Ttulo2"/>
        <w:spacing w:line="360" w:lineRule="auto"/>
      </w:pPr>
      <w:bookmarkStart w:id="67" w:name="_Toc102413138"/>
      <w:bookmarkStart w:id="68" w:name="_Toc111396660"/>
      <w:r w:rsidRPr="00E47BAF">
        <w:t>3.</w:t>
      </w:r>
      <w:r w:rsidR="005F77D1">
        <w:t>7</w:t>
      </w:r>
      <w:r w:rsidRPr="005223A4">
        <w:t xml:space="preserve"> Arquitetura do Sistema</w:t>
      </w:r>
      <w:bookmarkEnd w:id="67"/>
      <w:bookmarkEnd w:id="68"/>
    </w:p>
    <w:p w14:paraId="5228C4CC" w14:textId="231733E7" w:rsidR="001C0926" w:rsidRDefault="001C0926" w:rsidP="001C0926">
      <w:pPr>
        <w:spacing w:line="360" w:lineRule="auto"/>
        <w:ind w:left="289" w:firstLine="709"/>
        <w:jc w:val="both"/>
      </w:pPr>
      <w:r>
        <w:t xml:space="preserve">A Figura 2 mostra o fluxograma geral de como deverá funcionar o programa. O sistema, por sua vez, é encarregado de criar uma conexão FTP com as câmeras </w:t>
      </w:r>
      <w:proofErr w:type="spellStart"/>
      <w:r>
        <w:t>IP’s</w:t>
      </w:r>
      <w:proofErr w:type="spellEnd"/>
      <w:r>
        <w:t xml:space="preserve">, e quando detectar um humano em uma imagem recebida e analisada, deverá ser enviado para o </w:t>
      </w:r>
      <w:r>
        <w:lastRenderedPageBreak/>
        <w:t xml:space="preserve">aplicativo </w:t>
      </w:r>
      <w:proofErr w:type="spellStart"/>
      <w:r w:rsidR="009A0B75">
        <w:t>T</w:t>
      </w:r>
      <w:r>
        <w:t>elegram</w:t>
      </w:r>
      <w:proofErr w:type="spellEnd"/>
      <w:r>
        <w:t xml:space="preserve"> como alerta a foto e de qual câmera o dado se refere, caso não seja detectado, deverá descartar a imagem.</w:t>
      </w:r>
    </w:p>
    <w:p w14:paraId="6F6DD563" w14:textId="5620DECF" w:rsidR="00C221EE" w:rsidRDefault="00C221EE" w:rsidP="00C221EE">
      <w:pPr>
        <w:pStyle w:val="Legenda"/>
        <w:keepNext/>
        <w:jc w:val="center"/>
      </w:pPr>
      <w:bookmarkStart w:id="69" w:name="_Toc111396625"/>
      <w:r>
        <w:t xml:space="preserve">Figura </w:t>
      </w:r>
      <w:r w:rsidR="00D47006">
        <w:fldChar w:fldCharType="begin"/>
      </w:r>
      <w:r w:rsidR="00D47006">
        <w:instrText xml:space="preserve"> SEQ Figura \* ARABIC </w:instrText>
      </w:r>
      <w:r w:rsidR="00D47006">
        <w:fldChar w:fldCharType="separate"/>
      </w:r>
      <w:r w:rsidR="00B75D57">
        <w:rPr>
          <w:noProof/>
        </w:rPr>
        <w:t>5</w:t>
      </w:r>
      <w:r w:rsidR="00D47006">
        <w:fldChar w:fldCharType="end"/>
      </w:r>
      <w:r>
        <w:t xml:space="preserve"> - Fluxograma processamento de imagem</w:t>
      </w:r>
      <w:bookmarkEnd w:id="69"/>
    </w:p>
    <w:p w14:paraId="684F2E3E" w14:textId="06317ED6" w:rsidR="001812E0" w:rsidRPr="000D52EF" w:rsidRDefault="001812E0" w:rsidP="000D52EF">
      <w:pPr>
        <w:spacing w:line="360" w:lineRule="auto"/>
        <w:jc w:val="both"/>
      </w:pPr>
      <w:r>
        <w:rPr>
          <w:noProof/>
        </w:rPr>
        <w:drawing>
          <wp:inline distT="0" distB="0" distL="0" distR="0" wp14:anchorId="6C8C7D23" wp14:editId="10705B62">
            <wp:extent cx="5760720" cy="3150235"/>
            <wp:effectExtent l="0" t="0" r="0" b="0"/>
            <wp:docPr id="4" name="Imagem 4" descr="Fonte: Auto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Fonte: Autor (2022)"/>
                    <pic:cNvPicPr/>
                  </pic:nvPicPr>
                  <pic:blipFill>
                    <a:blip r:embed="rId22"/>
                    <a:stretch>
                      <a:fillRect/>
                    </a:stretch>
                  </pic:blipFill>
                  <pic:spPr>
                    <a:xfrm>
                      <a:off x="0" y="0"/>
                      <a:ext cx="5760720" cy="3150235"/>
                    </a:xfrm>
                    <a:prstGeom prst="rect">
                      <a:avLst/>
                    </a:prstGeom>
                  </pic:spPr>
                </pic:pic>
              </a:graphicData>
            </a:graphic>
          </wp:inline>
        </w:drawing>
      </w:r>
      <w:r w:rsidRPr="00313C9B">
        <w:rPr>
          <w:sz w:val="20"/>
          <w:szCs w:val="20"/>
        </w:rPr>
        <w:t>Fonte:</w:t>
      </w:r>
      <w:r>
        <w:rPr>
          <w:sz w:val="20"/>
          <w:szCs w:val="20"/>
        </w:rPr>
        <w:t xml:space="preserve"> Autor (2022)</w:t>
      </w:r>
    </w:p>
    <w:p w14:paraId="70A313B1" w14:textId="28ABB077" w:rsidR="001812E0" w:rsidRPr="00C27E99" w:rsidRDefault="001812E0" w:rsidP="001812E0">
      <w:pPr>
        <w:pStyle w:val="Ttulo2"/>
        <w:spacing w:line="360" w:lineRule="auto"/>
      </w:pPr>
      <w:bookmarkStart w:id="70" w:name="_Toc102413139"/>
      <w:bookmarkStart w:id="71" w:name="_Toc111396661"/>
      <w:r w:rsidRPr="00993C64">
        <w:t>3.</w:t>
      </w:r>
      <w:r w:rsidR="005F77D1">
        <w:t>8</w:t>
      </w:r>
      <w:r w:rsidRPr="00993C64">
        <w:t xml:space="preserve"> FTP</w:t>
      </w:r>
      <w:bookmarkEnd w:id="70"/>
      <w:bookmarkEnd w:id="71"/>
      <w:r>
        <w:t xml:space="preserve"> </w:t>
      </w:r>
    </w:p>
    <w:p w14:paraId="3B37506E" w14:textId="77777777" w:rsidR="001812E0" w:rsidRDefault="001812E0" w:rsidP="001812E0">
      <w:pPr>
        <w:spacing w:line="360" w:lineRule="auto"/>
        <w:ind w:left="289" w:firstLine="709"/>
        <w:jc w:val="both"/>
      </w:pPr>
      <w:r w:rsidRPr="00993C64">
        <w:t xml:space="preserve">O sistema utiliza uma conexão FTP feita através do </w:t>
      </w:r>
      <w:proofErr w:type="spellStart"/>
      <w:r w:rsidRPr="00993C64">
        <w:t>Filezila</w:t>
      </w:r>
      <w:proofErr w:type="spellEnd"/>
      <w:r w:rsidRPr="00993C64">
        <w:t xml:space="preserve"> disponibilizando uma pasta de acesso</w:t>
      </w:r>
      <w:r>
        <w:t>.</w:t>
      </w:r>
    </w:p>
    <w:p w14:paraId="2AA6A367" w14:textId="02AFE9EE" w:rsidR="001812E0" w:rsidRPr="00C27E99" w:rsidRDefault="001812E0" w:rsidP="001812E0">
      <w:pPr>
        <w:pStyle w:val="Ttulo2"/>
        <w:spacing w:line="360" w:lineRule="auto"/>
      </w:pPr>
      <w:bookmarkStart w:id="72" w:name="_Toc102413140"/>
      <w:bookmarkStart w:id="73" w:name="_Toc111396662"/>
      <w:r w:rsidRPr="00993C64">
        <w:t>3.</w:t>
      </w:r>
      <w:r w:rsidR="005F77D1">
        <w:t>9</w:t>
      </w:r>
      <w:r w:rsidRPr="00993C64">
        <w:t xml:space="preserve"> Análise da imagem</w:t>
      </w:r>
      <w:bookmarkEnd w:id="72"/>
      <w:bookmarkEnd w:id="73"/>
    </w:p>
    <w:p w14:paraId="55D77BD6" w14:textId="77777777" w:rsidR="001812E0" w:rsidRDefault="001812E0" w:rsidP="001812E0">
      <w:pPr>
        <w:spacing w:line="360" w:lineRule="auto"/>
        <w:ind w:left="289" w:firstLine="709"/>
        <w:jc w:val="both"/>
      </w:pPr>
      <w:r w:rsidRPr="00993C64">
        <w:t>A análise necessita de duas tecnologias para ser completada</w:t>
      </w:r>
      <w:r>
        <w:t xml:space="preserve">, a primeira será o método de detecção YOLO, ele é uma metodologia de IA </w:t>
      </w:r>
      <w:proofErr w:type="spellStart"/>
      <w:r>
        <w:t>convolucional</w:t>
      </w:r>
      <w:proofErr w:type="spellEnd"/>
      <w:r>
        <w:t xml:space="preserve"> que possui uma base de dados, a segunda será o </w:t>
      </w:r>
      <w:proofErr w:type="spellStart"/>
      <w:r>
        <w:t>OpenCV</w:t>
      </w:r>
      <w:proofErr w:type="spellEnd"/>
      <w:r>
        <w:t xml:space="preserve"> que irá utilizar esse método YOLO para fazer a detecção. O motivo do uso de </w:t>
      </w:r>
      <w:proofErr w:type="spellStart"/>
      <w:r>
        <w:t>OpenCV</w:t>
      </w:r>
      <w:proofErr w:type="spellEnd"/>
      <w:r>
        <w:t xml:space="preserve"> é devido a sua alta otimização em processadores INTEL e integração com CUDA (API de conexão com placas de vídeo NVIDIA).</w:t>
      </w:r>
    </w:p>
    <w:p w14:paraId="46B69D47" w14:textId="77777777" w:rsidR="001812E0" w:rsidRDefault="001812E0" w:rsidP="001812E0">
      <w:pPr>
        <w:spacing w:line="360" w:lineRule="auto"/>
        <w:ind w:left="289" w:firstLine="709"/>
        <w:jc w:val="both"/>
      </w:pPr>
      <w:r>
        <w:t xml:space="preserve">A biblioteca </w:t>
      </w:r>
      <w:proofErr w:type="spellStart"/>
      <w:r>
        <w:t>OpenCV</w:t>
      </w:r>
      <w:proofErr w:type="spellEnd"/>
      <w:r>
        <w:t xml:space="preserve"> possui diversos algoritmos em C++ que viabilizam (OPENCV, 2013):</w:t>
      </w:r>
    </w:p>
    <w:p w14:paraId="05DEBA59" w14:textId="0EC56140" w:rsidR="001812E0" w:rsidRDefault="001812E0" w:rsidP="001C0926">
      <w:pPr>
        <w:spacing w:line="360" w:lineRule="auto"/>
        <w:jc w:val="both"/>
      </w:pPr>
    </w:p>
    <w:p w14:paraId="7243D732" w14:textId="77777777" w:rsidR="001812E0" w:rsidRDefault="001812E0" w:rsidP="001812E0">
      <w:pPr>
        <w:pStyle w:val="PargrafodaLista"/>
        <w:numPr>
          <w:ilvl w:val="0"/>
          <w:numId w:val="20"/>
        </w:numPr>
        <w:spacing w:line="360" w:lineRule="auto"/>
        <w:jc w:val="both"/>
      </w:pPr>
      <w:r>
        <w:t xml:space="preserve">Captura de imagens: é possível através da </w:t>
      </w:r>
      <w:proofErr w:type="spellStart"/>
      <w:r>
        <w:t>OpenCV</w:t>
      </w:r>
      <w:proofErr w:type="spellEnd"/>
      <w:r>
        <w:t xml:space="preserve"> acessar câmeras embutidas, USB ou até Câmeras IP, e através destas obter imagens (também chamado de quadros);</w:t>
      </w:r>
    </w:p>
    <w:p w14:paraId="2FA391A6" w14:textId="77777777" w:rsidR="001812E0" w:rsidRDefault="001812E0" w:rsidP="001812E0">
      <w:pPr>
        <w:pStyle w:val="PargrafodaLista"/>
        <w:numPr>
          <w:ilvl w:val="0"/>
          <w:numId w:val="20"/>
        </w:numPr>
        <w:spacing w:line="360" w:lineRule="auto"/>
        <w:jc w:val="both"/>
      </w:pPr>
      <w:r>
        <w:t>Modificação e pré-processamento de imagens;</w:t>
      </w:r>
    </w:p>
    <w:p w14:paraId="31176A24" w14:textId="77777777" w:rsidR="001812E0" w:rsidRDefault="001812E0" w:rsidP="001812E0">
      <w:pPr>
        <w:pStyle w:val="PargrafodaLista"/>
        <w:numPr>
          <w:ilvl w:val="0"/>
          <w:numId w:val="20"/>
        </w:numPr>
        <w:spacing w:line="360" w:lineRule="auto"/>
        <w:jc w:val="both"/>
      </w:pPr>
      <w:r>
        <w:lastRenderedPageBreak/>
        <w:t>Detecção de objetos: para o caso de faces humanas, é possível detectar a face frontal e perfis esquerdo e direito;</w:t>
      </w:r>
    </w:p>
    <w:p w14:paraId="6A4FC2F0" w14:textId="77777777" w:rsidR="001812E0" w:rsidRDefault="001812E0" w:rsidP="001812E0">
      <w:pPr>
        <w:pStyle w:val="PargrafodaLista"/>
        <w:numPr>
          <w:ilvl w:val="0"/>
          <w:numId w:val="20"/>
        </w:numPr>
        <w:spacing w:line="360" w:lineRule="auto"/>
        <w:jc w:val="both"/>
      </w:pPr>
      <w:r>
        <w:t xml:space="preserve">Reconhecimento facial: a </w:t>
      </w:r>
      <w:proofErr w:type="spellStart"/>
      <w:r>
        <w:t>OpenCV</w:t>
      </w:r>
      <w:proofErr w:type="spellEnd"/>
      <w:r>
        <w:t xml:space="preserve"> possui uma classe dedicada a esta atividade, denominada </w:t>
      </w:r>
      <w:proofErr w:type="spellStart"/>
      <w:r>
        <w:t>FaceRecognizer</w:t>
      </w:r>
      <w:proofErr w:type="spellEnd"/>
      <w:r>
        <w:t>, que faz a previsão de uma determinada face baseada em imagens armazenadas em banco de dados.</w:t>
      </w:r>
    </w:p>
    <w:p w14:paraId="10F6658E" w14:textId="77777777" w:rsidR="001812E0" w:rsidRDefault="001812E0" w:rsidP="001812E0">
      <w:pPr>
        <w:spacing w:line="360" w:lineRule="auto"/>
        <w:ind w:left="289" w:firstLine="709"/>
        <w:jc w:val="both"/>
      </w:pPr>
      <w:r>
        <w:t>A Figura 3 mostra como é feito o processo de análise da imagem em linguagem de programação.</w:t>
      </w:r>
      <w:r w:rsidRPr="007A4511">
        <w:t xml:space="preserve"> </w:t>
      </w:r>
      <w:r>
        <w:t xml:space="preserve">O método recebe os parâmetros necessários para trabalhar com a imagem: </w:t>
      </w:r>
    </w:p>
    <w:p w14:paraId="57A2AF6F" w14:textId="77777777" w:rsidR="001812E0" w:rsidRDefault="001812E0" w:rsidP="001812E0">
      <w:pPr>
        <w:pStyle w:val="PargrafodaLista"/>
        <w:numPr>
          <w:ilvl w:val="0"/>
          <w:numId w:val="21"/>
        </w:numPr>
        <w:spacing w:line="360" w:lineRule="auto"/>
        <w:jc w:val="both"/>
      </w:pPr>
      <w:r>
        <w:t xml:space="preserve">Linha 20 - Define qual será a cor utilizada no retângulo de marcação quando detectar uma pessoa. </w:t>
      </w:r>
    </w:p>
    <w:p w14:paraId="17310DAB" w14:textId="77777777" w:rsidR="001812E0" w:rsidRDefault="001812E0" w:rsidP="001812E0">
      <w:pPr>
        <w:pStyle w:val="PargrafodaLista"/>
        <w:numPr>
          <w:ilvl w:val="0"/>
          <w:numId w:val="21"/>
        </w:numPr>
        <w:spacing w:line="360" w:lineRule="auto"/>
        <w:jc w:val="both"/>
      </w:pPr>
      <w:r>
        <w:t>Linha 22 - Representa a configuração dos parâmetros de escala da imagem, como por exemplo, altura e comprimento.</w:t>
      </w:r>
    </w:p>
    <w:p w14:paraId="4FE61284" w14:textId="77777777" w:rsidR="001812E0" w:rsidRDefault="001812E0" w:rsidP="001812E0">
      <w:pPr>
        <w:pStyle w:val="PargrafodaLista"/>
        <w:numPr>
          <w:ilvl w:val="0"/>
          <w:numId w:val="21"/>
        </w:numPr>
        <w:spacing w:line="360" w:lineRule="auto"/>
        <w:jc w:val="both"/>
      </w:pPr>
      <w:r>
        <w:t>Linha 24 - Transforma a imagem em uma variável.</w:t>
      </w:r>
    </w:p>
    <w:p w14:paraId="48613109" w14:textId="77777777" w:rsidR="001812E0" w:rsidRDefault="001812E0" w:rsidP="001812E0">
      <w:pPr>
        <w:pStyle w:val="PargrafodaLista"/>
        <w:numPr>
          <w:ilvl w:val="0"/>
          <w:numId w:val="21"/>
        </w:numPr>
        <w:spacing w:line="360" w:lineRule="auto"/>
        <w:jc w:val="both"/>
      </w:pPr>
      <w:r>
        <w:t>Linha 26 – Faz a detecção baseada no modelo definido (YOLO).</w:t>
      </w:r>
    </w:p>
    <w:p w14:paraId="53A3135D" w14:textId="77777777" w:rsidR="001812E0" w:rsidRDefault="001812E0" w:rsidP="001812E0">
      <w:pPr>
        <w:pStyle w:val="PargrafodaLista"/>
        <w:numPr>
          <w:ilvl w:val="0"/>
          <w:numId w:val="21"/>
        </w:numPr>
        <w:spacing w:line="360" w:lineRule="auto"/>
        <w:jc w:val="both"/>
      </w:pPr>
      <w:r>
        <w:t>Linha 32 – Percorre os dados recuperados da detecção para fazer análise humana.</w:t>
      </w:r>
    </w:p>
    <w:p w14:paraId="322AC29C" w14:textId="77777777" w:rsidR="001812E0" w:rsidRDefault="001812E0" w:rsidP="001812E0">
      <w:pPr>
        <w:pStyle w:val="PargrafodaLista"/>
        <w:numPr>
          <w:ilvl w:val="0"/>
          <w:numId w:val="21"/>
        </w:numPr>
        <w:spacing w:line="360" w:lineRule="auto"/>
        <w:jc w:val="both"/>
      </w:pPr>
      <w:r>
        <w:t>Linha 34 – Valida se existe ser humano encontrado na foto</w:t>
      </w:r>
    </w:p>
    <w:p w14:paraId="2D789CC3" w14:textId="77777777" w:rsidR="001812E0" w:rsidRDefault="001812E0" w:rsidP="001812E0">
      <w:pPr>
        <w:pStyle w:val="PargrafodaLista"/>
        <w:numPr>
          <w:ilvl w:val="0"/>
          <w:numId w:val="21"/>
        </w:numPr>
        <w:spacing w:line="360" w:lineRule="auto"/>
        <w:jc w:val="both"/>
      </w:pPr>
      <w:r>
        <w:t>Linha 35, 37 &amp; 39 – Adicionam a imagem os dados de porcentagem, retângulo e texto descritivo.</w:t>
      </w:r>
    </w:p>
    <w:p w14:paraId="45308AA6" w14:textId="466BA78E" w:rsidR="001812E0" w:rsidRDefault="001812E0" w:rsidP="001C0926">
      <w:pPr>
        <w:spacing w:line="360" w:lineRule="auto"/>
        <w:jc w:val="both"/>
      </w:pPr>
    </w:p>
    <w:p w14:paraId="2B07C156" w14:textId="6390D668" w:rsidR="001812E0" w:rsidRDefault="001812E0" w:rsidP="001C0926">
      <w:pPr>
        <w:spacing w:line="360" w:lineRule="auto"/>
        <w:jc w:val="both"/>
      </w:pPr>
    </w:p>
    <w:p w14:paraId="467E4FA3" w14:textId="76C203B7" w:rsidR="001812E0" w:rsidRDefault="001812E0" w:rsidP="001C0926">
      <w:pPr>
        <w:spacing w:line="360" w:lineRule="auto"/>
        <w:jc w:val="both"/>
      </w:pPr>
    </w:p>
    <w:p w14:paraId="0C158C14" w14:textId="31AB93D6" w:rsidR="001812E0" w:rsidRDefault="001812E0" w:rsidP="001C0926">
      <w:pPr>
        <w:spacing w:line="360" w:lineRule="auto"/>
        <w:jc w:val="both"/>
      </w:pPr>
    </w:p>
    <w:p w14:paraId="1E5357E7" w14:textId="7E60069D" w:rsidR="001812E0" w:rsidRDefault="001812E0" w:rsidP="001C0926">
      <w:pPr>
        <w:spacing w:line="360" w:lineRule="auto"/>
        <w:jc w:val="both"/>
      </w:pPr>
    </w:p>
    <w:p w14:paraId="44EAC319" w14:textId="7D4B7EE7" w:rsidR="001812E0" w:rsidRDefault="001812E0" w:rsidP="001C0926">
      <w:pPr>
        <w:spacing w:line="360" w:lineRule="auto"/>
        <w:jc w:val="both"/>
      </w:pPr>
    </w:p>
    <w:p w14:paraId="5450688A" w14:textId="2BC76374" w:rsidR="001812E0" w:rsidRDefault="001812E0" w:rsidP="001C0926">
      <w:pPr>
        <w:spacing w:line="360" w:lineRule="auto"/>
        <w:jc w:val="both"/>
      </w:pPr>
    </w:p>
    <w:p w14:paraId="1B3F3382" w14:textId="62A7B7F3" w:rsidR="001812E0" w:rsidRDefault="001812E0" w:rsidP="001C0926">
      <w:pPr>
        <w:spacing w:line="360" w:lineRule="auto"/>
        <w:jc w:val="both"/>
      </w:pPr>
    </w:p>
    <w:p w14:paraId="5748C82E" w14:textId="1E3483ED" w:rsidR="001812E0" w:rsidRDefault="001812E0" w:rsidP="001C0926">
      <w:pPr>
        <w:spacing w:line="360" w:lineRule="auto"/>
        <w:jc w:val="both"/>
      </w:pPr>
    </w:p>
    <w:p w14:paraId="5FB5CE32" w14:textId="5CB44FB8" w:rsidR="001812E0" w:rsidRDefault="001812E0" w:rsidP="001C0926">
      <w:pPr>
        <w:spacing w:line="360" w:lineRule="auto"/>
        <w:jc w:val="both"/>
      </w:pPr>
    </w:p>
    <w:p w14:paraId="0C6333D8" w14:textId="54C88B75" w:rsidR="001812E0" w:rsidRDefault="001812E0" w:rsidP="001C0926">
      <w:pPr>
        <w:spacing w:line="360" w:lineRule="auto"/>
        <w:jc w:val="both"/>
      </w:pPr>
    </w:p>
    <w:p w14:paraId="29F839E3" w14:textId="32D17C14" w:rsidR="001812E0" w:rsidRDefault="001812E0" w:rsidP="001C0926">
      <w:pPr>
        <w:spacing w:line="360" w:lineRule="auto"/>
        <w:jc w:val="both"/>
      </w:pPr>
    </w:p>
    <w:p w14:paraId="158A06B4" w14:textId="7112DFF2" w:rsidR="00C221EE" w:rsidRDefault="00C221EE" w:rsidP="00C221EE">
      <w:pPr>
        <w:pStyle w:val="Legenda"/>
        <w:keepNext/>
        <w:jc w:val="center"/>
      </w:pPr>
      <w:bookmarkStart w:id="74" w:name="_Toc111396626"/>
      <w:r>
        <w:lastRenderedPageBreak/>
        <w:t xml:space="preserve">Figura </w:t>
      </w:r>
      <w:r w:rsidR="00D47006">
        <w:fldChar w:fldCharType="begin"/>
      </w:r>
      <w:r w:rsidR="00D47006">
        <w:instrText xml:space="preserve"> SEQ Figura \* ARABIC </w:instrText>
      </w:r>
      <w:r w:rsidR="00D47006">
        <w:fldChar w:fldCharType="separate"/>
      </w:r>
      <w:r w:rsidR="00B75D57">
        <w:rPr>
          <w:noProof/>
        </w:rPr>
        <w:t>6</w:t>
      </w:r>
      <w:r w:rsidR="00D47006">
        <w:fldChar w:fldCharType="end"/>
      </w:r>
      <w:r>
        <w:t xml:space="preserve"> - </w:t>
      </w:r>
      <w:r w:rsidRPr="009D7F3A">
        <w:t>Processo de análise em Python com OpenCV2</w:t>
      </w:r>
      <w:bookmarkEnd w:id="74"/>
    </w:p>
    <w:p w14:paraId="2991D11A" w14:textId="66A2E323" w:rsidR="001812E0" w:rsidRDefault="001812E0" w:rsidP="001C0926">
      <w:pPr>
        <w:spacing w:line="360" w:lineRule="auto"/>
        <w:jc w:val="both"/>
      </w:pPr>
      <w:r>
        <w:rPr>
          <w:noProof/>
        </w:rPr>
        <w:drawing>
          <wp:inline distT="0" distB="0" distL="0" distR="0" wp14:anchorId="15AFE7A0" wp14:editId="4F64BC91">
            <wp:extent cx="5760720" cy="4013835"/>
            <wp:effectExtent l="0" t="0" r="0" b="5715"/>
            <wp:docPr id="6" name="Imagem 6" descr="Fonte: Auto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Fonte: Autor (2022)"/>
                    <pic:cNvPicPr/>
                  </pic:nvPicPr>
                  <pic:blipFill>
                    <a:blip r:embed="rId23"/>
                    <a:stretch>
                      <a:fillRect/>
                    </a:stretch>
                  </pic:blipFill>
                  <pic:spPr>
                    <a:xfrm>
                      <a:off x="0" y="0"/>
                      <a:ext cx="5760720" cy="4013835"/>
                    </a:xfrm>
                    <a:prstGeom prst="rect">
                      <a:avLst/>
                    </a:prstGeom>
                  </pic:spPr>
                </pic:pic>
              </a:graphicData>
            </a:graphic>
          </wp:inline>
        </w:drawing>
      </w:r>
    </w:p>
    <w:p w14:paraId="5594C2B0" w14:textId="74521C00" w:rsidR="001812E0" w:rsidRDefault="001812E0" w:rsidP="001812E0">
      <w:pPr>
        <w:keepNext/>
        <w:rPr>
          <w:sz w:val="20"/>
          <w:szCs w:val="20"/>
        </w:rPr>
      </w:pPr>
      <w:r w:rsidRPr="00313C9B">
        <w:rPr>
          <w:sz w:val="20"/>
          <w:szCs w:val="20"/>
        </w:rPr>
        <w:t>Fonte:</w:t>
      </w:r>
      <w:r>
        <w:rPr>
          <w:sz w:val="20"/>
          <w:szCs w:val="20"/>
        </w:rPr>
        <w:t xml:space="preserve"> Autor (2022)</w:t>
      </w:r>
    </w:p>
    <w:p w14:paraId="51279F39" w14:textId="4E4707A6" w:rsidR="00D47006" w:rsidRDefault="00D47006" w:rsidP="00D47006">
      <w:pPr>
        <w:pStyle w:val="Legenda"/>
        <w:keepNext/>
        <w:jc w:val="center"/>
      </w:pPr>
      <w:bookmarkStart w:id="75" w:name="_Toc111396627"/>
      <w:r>
        <w:t xml:space="preserve">Figura </w:t>
      </w:r>
      <w:r>
        <w:fldChar w:fldCharType="begin"/>
      </w:r>
      <w:r>
        <w:instrText xml:space="preserve"> SEQ Figura \* ARABIC </w:instrText>
      </w:r>
      <w:r>
        <w:fldChar w:fldCharType="separate"/>
      </w:r>
      <w:r w:rsidR="00B75D57">
        <w:rPr>
          <w:noProof/>
        </w:rPr>
        <w:t>7</w:t>
      </w:r>
      <w:r>
        <w:fldChar w:fldCharType="end"/>
      </w:r>
      <w:r>
        <w:t xml:space="preserve"> - Captura da rede neural e classificações da YOLO</w:t>
      </w:r>
      <w:bookmarkEnd w:id="75"/>
    </w:p>
    <w:p w14:paraId="78143F25" w14:textId="77777777" w:rsidR="00D47006" w:rsidRDefault="00D47006" w:rsidP="00D47006">
      <w:pPr>
        <w:spacing w:line="360" w:lineRule="auto"/>
        <w:jc w:val="both"/>
      </w:pPr>
      <w:r>
        <w:rPr>
          <w:noProof/>
        </w:rPr>
        <w:drawing>
          <wp:inline distT="0" distB="0" distL="0" distR="0" wp14:anchorId="24C4F114" wp14:editId="3261571F">
            <wp:extent cx="5287113" cy="2048161"/>
            <wp:effectExtent l="0" t="0" r="8890"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24"/>
                    <a:stretch>
                      <a:fillRect/>
                    </a:stretch>
                  </pic:blipFill>
                  <pic:spPr>
                    <a:xfrm>
                      <a:off x="0" y="0"/>
                      <a:ext cx="5287113" cy="2048161"/>
                    </a:xfrm>
                    <a:prstGeom prst="rect">
                      <a:avLst/>
                    </a:prstGeom>
                  </pic:spPr>
                </pic:pic>
              </a:graphicData>
            </a:graphic>
          </wp:inline>
        </w:drawing>
      </w:r>
    </w:p>
    <w:p w14:paraId="09E4CA53" w14:textId="2520E4DF" w:rsidR="00D47006" w:rsidRDefault="00D47006" w:rsidP="00D47006">
      <w:pPr>
        <w:keepNext/>
        <w:ind w:firstLine="1"/>
        <w:rPr>
          <w:sz w:val="20"/>
          <w:szCs w:val="20"/>
        </w:rPr>
      </w:pPr>
      <w:r w:rsidRPr="00313C9B">
        <w:rPr>
          <w:sz w:val="20"/>
          <w:szCs w:val="20"/>
        </w:rPr>
        <w:t>Fonte:</w:t>
      </w:r>
      <w:r>
        <w:rPr>
          <w:sz w:val="20"/>
          <w:szCs w:val="20"/>
        </w:rPr>
        <w:t xml:space="preserve"> Autor (2022)</w:t>
      </w:r>
    </w:p>
    <w:p w14:paraId="61E27E48" w14:textId="1078A6EB" w:rsidR="00D47006" w:rsidRDefault="00D47006" w:rsidP="00D47006">
      <w:pPr>
        <w:spacing w:line="360" w:lineRule="auto"/>
        <w:ind w:left="289" w:firstLine="709"/>
        <w:jc w:val="both"/>
      </w:pPr>
      <w:r>
        <w:t xml:space="preserve">A Figura </w:t>
      </w:r>
      <w:r>
        <w:t>7</w:t>
      </w:r>
      <w:r>
        <w:t xml:space="preserve"> </w:t>
      </w:r>
      <w:r>
        <w:t xml:space="preserve">apresenta a captura da rede neural YOLO e as classificações que deverão ser detectadas no processamento das imagens, as variáveis model e </w:t>
      </w:r>
      <w:proofErr w:type="spellStart"/>
      <w:r>
        <w:t>class_names</w:t>
      </w:r>
      <w:proofErr w:type="spellEnd"/>
      <w:r>
        <w:t xml:space="preserve"> são utilizada</w:t>
      </w:r>
      <w:r w:rsidR="00690FF7">
        <w:t>s</w:t>
      </w:r>
      <w:r>
        <w:t xml:space="preserve"> na figura 6 na linha 26.</w:t>
      </w:r>
    </w:p>
    <w:p w14:paraId="7FA85085" w14:textId="382D5C24" w:rsidR="00BE3788" w:rsidRDefault="00BE3788" w:rsidP="00D47006">
      <w:pPr>
        <w:spacing w:line="360" w:lineRule="auto"/>
        <w:ind w:left="289" w:firstLine="709"/>
        <w:jc w:val="both"/>
      </w:pPr>
      <w:r>
        <w:t xml:space="preserve">Os arquivos </w:t>
      </w:r>
      <w:proofErr w:type="spellStart"/>
      <w:r>
        <w:t>weights</w:t>
      </w:r>
      <w:proofErr w:type="spellEnd"/>
      <w:r>
        <w:t xml:space="preserve">, </w:t>
      </w:r>
      <w:proofErr w:type="spellStart"/>
      <w:r>
        <w:t>tiny.cfg</w:t>
      </w:r>
      <w:proofErr w:type="spellEnd"/>
      <w:r>
        <w:t xml:space="preserve"> e </w:t>
      </w:r>
      <w:proofErr w:type="spellStart"/>
      <w:proofErr w:type="gramStart"/>
      <w:r>
        <w:t>coco.names</w:t>
      </w:r>
      <w:proofErr w:type="spellEnd"/>
      <w:proofErr w:type="gramEnd"/>
      <w:r>
        <w:t xml:space="preserve"> são arquivos de configuração da rede neural, onde no </w:t>
      </w:r>
      <w:proofErr w:type="spellStart"/>
      <w:r>
        <w:t>weights</w:t>
      </w:r>
      <w:proofErr w:type="spellEnd"/>
      <w:r>
        <w:t xml:space="preserve"> você encontra as regras matemáticas de treinamento da rede neural, no </w:t>
      </w:r>
      <w:proofErr w:type="spellStart"/>
      <w:r>
        <w:t>tiny.cfg</w:t>
      </w:r>
      <w:proofErr w:type="spellEnd"/>
      <w:r>
        <w:t xml:space="preserve"> você encontra as configurações de tamanho da imagem, máximo de cache a ser utilizado, filtros e precisão das imagens, por fim o </w:t>
      </w:r>
      <w:proofErr w:type="spellStart"/>
      <w:r>
        <w:t>coco.names</w:t>
      </w:r>
      <w:proofErr w:type="spellEnd"/>
      <w:r>
        <w:t xml:space="preserve"> é o arquivo de configuração </w:t>
      </w:r>
      <w:r>
        <w:lastRenderedPageBreak/>
        <w:t>onde você pode apontar quais objetos a rede neural deverá detectar, como por exemplo, humanos, cachorro, gato, moto, placa de trânsito entre outras.</w:t>
      </w:r>
    </w:p>
    <w:p w14:paraId="1438A4EE" w14:textId="0723C7DF" w:rsidR="00B75D57" w:rsidRDefault="00B75D57" w:rsidP="00B75D57">
      <w:pPr>
        <w:pStyle w:val="Legenda"/>
        <w:keepNext/>
        <w:jc w:val="center"/>
      </w:pPr>
      <w:bookmarkStart w:id="76" w:name="_Toc111396628"/>
      <w:r>
        <w:t xml:space="preserve">Figura </w:t>
      </w:r>
      <w:r>
        <w:fldChar w:fldCharType="begin"/>
      </w:r>
      <w:r>
        <w:instrText xml:space="preserve"> SEQ Figura \* ARABIC </w:instrText>
      </w:r>
      <w:r>
        <w:fldChar w:fldCharType="separate"/>
      </w:r>
      <w:r>
        <w:rPr>
          <w:noProof/>
        </w:rPr>
        <w:t>8</w:t>
      </w:r>
      <w:r>
        <w:fldChar w:fldCharType="end"/>
      </w:r>
      <w:r>
        <w:t xml:space="preserve"> - Envio de notificação ao </w:t>
      </w:r>
      <w:proofErr w:type="spellStart"/>
      <w:r>
        <w:t>telegram</w:t>
      </w:r>
      <w:proofErr w:type="spellEnd"/>
      <w:r>
        <w:t xml:space="preserve"> com Java</w:t>
      </w:r>
      <w:bookmarkEnd w:id="76"/>
    </w:p>
    <w:p w14:paraId="3F34A8D2" w14:textId="54ED47BF" w:rsidR="00B75D57" w:rsidRDefault="00B75D57" w:rsidP="00B75D57">
      <w:pPr>
        <w:spacing w:line="360" w:lineRule="auto"/>
        <w:jc w:val="both"/>
      </w:pPr>
      <w:r>
        <w:rPr>
          <w:noProof/>
        </w:rPr>
        <w:drawing>
          <wp:inline distT="0" distB="0" distL="0" distR="0" wp14:anchorId="3F146483" wp14:editId="3CA8A4DF">
            <wp:extent cx="5760720" cy="381825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5"/>
                    <a:stretch>
                      <a:fillRect/>
                    </a:stretch>
                  </pic:blipFill>
                  <pic:spPr>
                    <a:xfrm>
                      <a:off x="0" y="0"/>
                      <a:ext cx="5760720" cy="3818255"/>
                    </a:xfrm>
                    <a:prstGeom prst="rect">
                      <a:avLst/>
                    </a:prstGeom>
                  </pic:spPr>
                </pic:pic>
              </a:graphicData>
            </a:graphic>
          </wp:inline>
        </w:drawing>
      </w:r>
    </w:p>
    <w:p w14:paraId="79B10A40" w14:textId="77777777" w:rsidR="00B75D57" w:rsidRDefault="00B75D57" w:rsidP="00B75D57">
      <w:pPr>
        <w:keepNext/>
        <w:ind w:firstLine="1"/>
        <w:rPr>
          <w:sz w:val="20"/>
          <w:szCs w:val="20"/>
        </w:rPr>
      </w:pPr>
      <w:r w:rsidRPr="00313C9B">
        <w:rPr>
          <w:sz w:val="20"/>
          <w:szCs w:val="20"/>
        </w:rPr>
        <w:t>Fonte:</w:t>
      </w:r>
      <w:r>
        <w:rPr>
          <w:sz w:val="20"/>
          <w:szCs w:val="20"/>
        </w:rPr>
        <w:t xml:space="preserve"> Autor (2022)</w:t>
      </w:r>
    </w:p>
    <w:p w14:paraId="2DE65E01" w14:textId="77777777" w:rsidR="00B75D57" w:rsidRDefault="00B75D57" w:rsidP="00B75D57">
      <w:pPr>
        <w:spacing w:line="360" w:lineRule="auto"/>
        <w:jc w:val="both"/>
      </w:pPr>
    </w:p>
    <w:p w14:paraId="60A7D70B" w14:textId="0D076D5A" w:rsidR="00B75D57" w:rsidRDefault="00B75D57" w:rsidP="00B75D57">
      <w:pPr>
        <w:spacing w:line="360" w:lineRule="auto"/>
        <w:ind w:left="289" w:firstLine="709"/>
        <w:jc w:val="both"/>
      </w:pPr>
      <w:r>
        <w:t xml:space="preserve">A Figura </w:t>
      </w:r>
      <w:r w:rsidR="00CE066A">
        <w:t xml:space="preserve">8 apresenta a implementação do envio de imagens em Java para a API do </w:t>
      </w:r>
      <w:proofErr w:type="spellStart"/>
      <w:r w:rsidR="00CE066A">
        <w:t>Telegram</w:t>
      </w:r>
      <w:proofErr w:type="spellEnd"/>
      <w:r w:rsidR="00CE066A">
        <w:t xml:space="preserve">, </w:t>
      </w:r>
      <w:r w:rsidR="00074BE5">
        <w:t xml:space="preserve">o método </w:t>
      </w:r>
      <w:proofErr w:type="spellStart"/>
      <w:r w:rsidR="00074BE5">
        <w:t>sendPhoto</w:t>
      </w:r>
      <w:proofErr w:type="spellEnd"/>
      <w:r w:rsidR="00074BE5">
        <w:t xml:space="preserve"> recebe por parâmetro as informações das imagens a ser enviada, contendo o endereço da imagem para ser lida no exemplo acima na linha 33</w:t>
      </w:r>
      <w:r>
        <w:t>.</w:t>
      </w:r>
    </w:p>
    <w:p w14:paraId="70FABC35" w14:textId="5CB79E95" w:rsidR="00074BE5" w:rsidRDefault="00074BE5" w:rsidP="00B75D57">
      <w:pPr>
        <w:spacing w:line="360" w:lineRule="auto"/>
        <w:ind w:left="289" w:firstLine="709"/>
        <w:jc w:val="both"/>
      </w:pPr>
      <w:r>
        <w:t xml:space="preserve">Por padrão a API é apenas uma comunicação HTTP, por isso foi utilizado o </w:t>
      </w:r>
      <w:proofErr w:type="spellStart"/>
      <w:r>
        <w:t>RestTemplate</w:t>
      </w:r>
      <w:proofErr w:type="spellEnd"/>
      <w:r>
        <w:t xml:space="preserve"> para envio dessas informações ao telegrama e não uma biblioteca específica para </w:t>
      </w:r>
      <w:proofErr w:type="gramStart"/>
      <w:r>
        <w:t>o mesmo</w:t>
      </w:r>
      <w:proofErr w:type="gramEnd"/>
      <w:r>
        <w:t>.</w:t>
      </w:r>
    </w:p>
    <w:p w14:paraId="79F90930" w14:textId="77777777" w:rsidR="00D47006" w:rsidRPr="00313C9B" w:rsidRDefault="00D47006" w:rsidP="00D47006">
      <w:pPr>
        <w:keepNext/>
        <w:ind w:firstLine="1"/>
        <w:rPr>
          <w:sz w:val="20"/>
          <w:szCs w:val="20"/>
        </w:rPr>
      </w:pPr>
    </w:p>
    <w:p w14:paraId="11F0951A" w14:textId="18207F63" w:rsidR="001812E0" w:rsidRDefault="001812E0" w:rsidP="001C0926">
      <w:pPr>
        <w:spacing w:line="360" w:lineRule="auto"/>
        <w:jc w:val="both"/>
      </w:pPr>
    </w:p>
    <w:p w14:paraId="3BEECEE3" w14:textId="0911D6A7" w:rsidR="001812E0" w:rsidRDefault="001812E0" w:rsidP="001812E0">
      <w:pPr>
        <w:pStyle w:val="Ttulo2"/>
        <w:spacing w:line="360" w:lineRule="auto"/>
        <w:rPr>
          <w:ins w:id="77" w:author="LEONARDO ALEIXO DA SILVA" w:date="2022-05-02T19:41:00Z"/>
        </w:rPr>
      </w:pPr>
      <w:bookmarkStart w:id="78" w:name="_Toc102413141"/>
      <w:bookmarkStart w:id="79" w:name="_Toc111396663"/>
      <w:r>
        <w:t>3.</w:t>
      </w:r>
      <w:r w:rsidR="005F77D1">
        <w:t>10</w:t>
      </w:r>
      <w:r>
        <w:t xml:space="preserve"> Processamento final</w:t>
      </w:r>
      <w:bookmarkEnd w:id="78"/>
      <w:bookmarkEnd w:id="79"/>
    </w:p>
    <w:p w14:paraId="406988EC" w14:textId="6BFDCF8B" w:rsidR="001812E0" w:rsidRDefault="001812E0" w:rsidP="000D52EF">
      <w:pPr>
        <w:spacing w:line="360" w:lineRule="auto"/>
        <w:ind w:left="289" w:firstLine="709"/>
        <w:jc w:val="both"/>
      </w:pPr>
      <w:r>
        <w:t xml:space="preserve">A Figura </w:t>
      </w:r>
      <w:r w:rsidR="00B75D57">
        <w:t>9</w:t>
      </w:r>
      <w:r>
        <w:t xml:space="preserve"> representa o resultado ao aplicar todo cálculo feito pela inteligência artificial, com a borda em volta do resultado obtido.</w:t>
      </w:r>
    </w:p>
    <w:p w14:paraId="6CDB1E0A" w14:textId="0EBC7B73" w:rsidR="00C221EE" w:rsidRDefault="00C221EE" w:rsidP="00C221EE">
      <w:pPr>
        <w:pStyle w:val="Legenda"/>
        <w:keepNext/>
        <w:jc w:val="center"/>
      </w:pPr>
      <w:bookmarkStart w:id="80" w:name="_Toc111396629"/>
      <w:r>
        <w:lastRenderedPageBreak/>
        <w:t xml:space="preserve">Figura </w:t>
      </w:r>
      <w:r w:rsidR="00D47006">
        <w:fldChar w:fldCharType="begin"/>
      </w:r>
      <w:r w:rsidR="00D47006">
        <w:instrText xml:space="preserve"> SEQ Figura \* ARABIC </w:instrText>
      </w:r>
      <w:r w:rsidR="00D47006">
        <w:fldChar w:fldCharType="separate"/>
      </w:r>
      <w:r w:rsidR="00B75D57">
        <w:rPr>
          <w:noProof/>
        </w:rPr>
        <w:t>9</w:t>
      </w:r>
      <w:r w:rsidR="00D47006">
        <w:fldChar w:fldCharType="end"/>
      </w:r>
      <w:r>
        <w:t xml:space="preserve"> -</w:t>
      </w:r>
      <w:r w:rsidRPr="00904620">
        <w:t xml:space="preserve"> Resultado obtido após processamento de imagem</w:t>
      </w:r>
      <w:bookmarkEnd w:id="80"/>
    </w:p>
    <w:p w14:paraId="61F4B317" w14:textId="5CEC9767" w:rsidR="001812E0" w:rsidRDefault="000D52EF" w:rsidP="001C0926">
      <w:pPr>
        <w:spacing w:line="360" w:lineRule="auto"/>
        <w:jc w:val="both"/>
      </w:pPr>
      <w:r>
        <w:rPr>
          <w:noProof/>
        </w:rPr>
        <w:drawing>
          <wp:inline distT="0" distB="0" distL="0" distR="0" wp14:anchorId="7B792AFF" wp14:editId="6C38ED93">
            <wp:extent cx="5760720" cy="3240405"/>
            <wp:effectExtent l="0" t="0" r="0" b="0"/>
            <wp:docPr id="13" name="Imagem 13" descr="Uma imagem contendo edifício, ao ar livre, rua, anda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edifício, ao ar livre, rua, andando&#10;&#10;Descrição gerada automaticamente"/>
                    <pic:cNvPicPr/>
                  </pic:nvPicPr>
                  <pic:blipFill>
                    <a:blip r:embed="rId26"/>
                    <a:stretch>
                      <a:fillRect/>
                    </a:stretch>
                  </pic:blipFill>
                  <pic:spPr>
                    <a:xfrm>
                      <a:off x="0" y="0"/>
                      <a:ext cx="5760720" cy="3240405"/>
                    </a:xfrm>
                    <a:prstGeom prst="rect">
                      <a:avLst/>
                    </a:prstGeom>
                  </pic:spPr>
                </pic:pic>
              </a:graphicData>
            </a:graphic>
          </wp:inline>
        </w:drawing>
      </w:r>
    </w:p>
    <w:p w14:paraId="50057729" w14:textId="7E10A5BB" w:rsidR="001812E0" w:rsidRPr="00C221EE" w:rsidRDefault="001812E0" w:rsidP="00C221EE">
      <w:pPr>
        <w:keepNext/>
        <w:rPr>
          <w:sz w:val="20"/>
          <w:szCs w:val="20"/>
        </w:rPr>
      </w:pPr>
      <w:bookmarkStart w:id="81" w:name="_Hlk107418246"/>
      <w:r w:rsidRPr="00313C9B">
        <w:rPr>
          <w:sz w:val="20"/>
          <w:szCs w:val="20"/>
        </w:rPr>
        <w:t>Fonte:</w:t>
      </w:r>
      <w:r>
        <w:rPr>
          <w:sz w:val="20"/>
          <w:szCs w:val="20"/>
        </w:rPr>
        <w:t xml:space="preserve"> Autor (2022)</w:t>
      </w:r>
      <w:bookmarkEnd w:id="81"/>
    </w:p>
    <w:p w14:paraId="2B6E1AD5" w14:textId="3E8FB0B6" w:rsidR="007A307A" w:rsidRPr="002E5CCC" w:rsidRDefault="009A0222" w:rsidP="00C85B26">
      <w:pPr>
        <w:pStyle w:val="Ttulo1"/>
        <w:keepNext w:val="0"/>
        <w:pageBreakBefore/>
        <w:spacing w:line="360" w:lineRule="auto"/>
        <w:rPr>
          <w:sz w:val="28"/>
          <w:szCs w:val="28"/>
        </w:rPr>
      </w:pPr>
      <w:bookmarkStart w:id="82" w:name="_Toc111396664"/>
      <w:r w:rsidRPr="002E5CCC">
        <w:rPr>
          <w:caps w:val="0"/>
          <w:sz w:val="28"/>
          <w:szCs w:val="28"/>
        </w:rPr>
        <w:lastRenderedPageBreak/>
        <w:t>4. RESULTADOS</w:t>
      </w:r>
      <w:bookmarkEnd w:id="63"/>
      <w:bookmarkEnd w:id="64"/>
      <w:bookmarkEnd w:id="82"/>
    </w:p>
    <w:p w14:paraId="2EB531F9" w14:textId="77777777" w:rsidR="001812E0" w:rsidRDefault="001812E0" w:rsidP="001812E0">
      <w:pPr>
        <w:spacing w:line="360" w:lineRule="auto"/>
        <w:ind w:firstLine="709"/>
        <w:jc w:val="both"/>
      </w:pPr>
      <w:r>
        <w:t>Para maior precisão nos resultados é necessário um número significativo de treinamentos para a rede neural, indicando tanto os valores positivos e negativos em relação a aprendizagem.</w:t>
      </w:r>
    </w:p>
    <w:p w14:paraId="784AF233" w14:textId="77777777" w:rsidR="001812E0" w:rsidRDefault="001812E0" w:rsidP="001812E0">
      <w:pPr>
        <w:spacing w:line="360" w:lineRule="auto"/>
        <w:ind w:firstLine="709"/>
        <w:jc w:val="both"/>
      </w:pPr>
      <w:r>
        <w:t>A Tecnologia YOLOv4 é uma rede bem treinada e disponibilizada gratuitamente para uso a qualquer programador.</w:t>
      </w:r>
    </w:p>
    <w:p w14:paraId="636448C1" w14:textId="11BDE84B" w:rsidR="007A307A" w:rsidRDefault="001812E0" w:rsidP="001812E0">
      <w:pPr>
        <w:autoSpaceDE w:val="0"/>
        <w:autoSpaceDN w:val="0"/>
        <w:adjustRightInd w:val="0"/>
        <w:spacing w:line="360" w:lineRule="auto"/>
        <w:ind w:firstLine="709"/>
        <w:jc w:val="both"/>
      </w:pPr>
      <w:r>
        <w:t>Para a área de segurança a tecnologia de identificação humana com redes neurais são altamente recomendáveis.</w:t>
      </w:r>
    </w:p>
    <w:p w14:paraId="22F4EE5B" w14:textId="15F4245E" w:rsidR="00AA27EE" w:rsidRDefault="00AA27EE" w:rsidP="00AA27EE">
      <w:pPr>
        <w:pStyle w:val="Ttulo2"/>
        <w:spacing w:line="360" w:lineRule="auto"/>
      </w:pPr>
      <w:bookmarkStart w:id="83" w:name="_Toc111396665"/>
      <w:r w:rsidRPr="00DD771D">
        <w:t xml:space="preserve">4.1. </w:t>
      </w:r>
      <w:r>
        <w:t>Aplicação de gerenciamento</w:t>
      </w:r>
      <w:bookmarkEnd w:id="83"/>
    </w:p>
    <w:p w14:paraId="5223D6E1" w14:textId="1998D8C5" w:rsidR="00AA27EE" w:rsidRDefault="00AA27EE" w:rsidP="00AA27EE">
      <w:pPr>
        <w:spacing w:line="360" w:lineRule="auto"/>
        <w:ind w:firstLine="709"/>
        <w:jc w:val="both"/>
      </w:pPr>
      <w:r>
        <w:t xml:space="preserve">A figura </w:t>
      </w:r>
      <w:r w:rsidR="00B75D57">
        <w:t>10</w:t>
      </w:r>
      <w:r>
        <w:t xml:space="preserve"> apresenta a quantidade de imagens analisadas, total de pessoas detectadas, quantas imagens foram reportadas, a quantidade de imagens processadas por segundo e total de imagens processadas por câmera.</w:t>
      </w:r>
    </w:p>
    <w:p w14:paraId="21136F63" w14:textId="1E0894FB" w:rsidR="00A25150" w:rsidRDefault="00A25150" w:rsidP="00AA27EE">
      <w:pPr>
        <w:spacing w:line="360" w:lineRule="auto"/>
        <w:ind w:firstLine="709"/>
        <w:jc w:val="both"/>
      </w:pPr>
      <w:r>
        <w:t xml:space="preserve">A figura </w:t>
      </w:r>
      <w:r w:rsidR="00B75D57">
        <w:t>11</w:t>
      </w:r>
      <w:r>
        <w:t xml:space="preserve"> apresenta o modulo de configuração de câmera, onde é possível especificar os horários e dias da semana em que a câmera deverá funcionar.</w:t>
      </w:r>
    </w:p>
    <w:p w14:paraId="22662F2A" w14:textId="00A19ACC" w:rsidR="00AA1E77" w:rsidRDefault="00AA1E77" w:rsidP="00AA27EE">
      <w:pPr>
        <w:spacing w:line="360" w:lineRule="auto"/>
        <w:ind w:firstLine="709"/>
        <w:jc w:val="both"/>
      </w:pPr>
      <w:r>
        <w:t xml:space="preserve">A figura </w:t>
      </w:r>
      <w:r w:rsidR="00B75D57">
        <w:t>12</w:t>
      </w:r>
      <w:r>
        <w:t xml:space="preserve"> apresenta a tela de leituras em tempo real, ou seja, quando a imagem for carregada no servidor de armazenamento, ela será carregada nessa tela apresentando seu horário de detecção.</w:t>
      </w:r>
    </w:p>
    <w:p w14:paraId="327F7E67" w14:textId="5A979F29" w:rsidR="00AA1E77" w:rsidRPr="00AA27EE" w:rsidRDefault="00AA1E77" w:rsidP="00AA27EE">
      <w:pPr>
        <w:spacing w:line="360" w:lineRule="auto"/>
        <w:ind w:firstLine="709"/>
        <w:jc w:val="both"/>
      </w:pPr>
      <w:r>
        <w:t xml:space="preserve">A figura </w:t>
      </w:r>
      <w:r w:rsidR="00B75D57">
        <w:t>13</w:t>
      </w:r>
      <w:r>
        <w:t xml:space="preserve"> apresenta é uma macro visualização da leitura em tempo real, podendo reportar para o agente de segurança ou validar se a imagem não apresenta problemas.</w:t>
      </w:r>
    </w:p>
    <w:p w14:paraId="5C644108" w14:textId="04F407EA" w:rsidR="00AA27EE" w:rsidRDefault="00AA27EE" w:rsidP="00AA27EE">
      <w:pPr>
        <w:pStyle w:val="Legenda"/>
        <w:keepNext/>
        <w:jc w:val="center"/>
      </w:pPr>
      <w:bookmarkStart w:id="84" w:name="_Toc111396630"/>
      <w:r>
        <w:t xml:space="preserve">Figura </w:t>
      </w:r>
      <w:r w:rsidR="00D47006">
        <w:fldChar w:fldCharType="begin"/>
      </w:r>
      <w:r w:rsidR="00D47006">
        <w:instrText xml:space="preserve"> SEQ Figura \* ARABIC </w:instrText>
      </w:r>
      <w:r w:rsidR="00D47006">
        <w:fldChar w:fldCharType="separate"/>
      </w:r>
      <w:r w:rsidR="00B75D57">
        <w:rPr>
          <w:noProof/>
        </w:rPr>
        <w:t>10</w:t>
      </w:r>
      <w:r w:rsidR="00D47006">
        <w:fldChar w:fldCharType="end"/>
      </w:r>
      <w:r>
        <w:t xml:space="preserve"> - Dashboard aplicação</w:t>
      </w:r>
      <w:bookmarkEnd w:id="84"/>
    </w:p>
    <w:p w14:paraId="464D71E5" w14:textId="27E84EB7" w:rsidR="00A25150" w:rsidRDefault="00AA27EE" w:rsidP="00AA1E77">
      <w:pPr>
        <w:rPr>
          <w:sz w:val="20"/>
          <w:szCs w:val="20"/>
        </w:rPr>
      </w:pPr>
      <w:r>
        <w:rPr>
          <w:noProof/>
        </w:rPr>
        <w:drawing>
          <wp:inline distT="0" distB="0" distL="0" distR="0" wp14:anchorId="7A6B25B6" wp14:editId="6EBE201C">
            <wp:extent cx="5760720" cy="2384425"/>
            <wp:effectExtent l="0" t="0" r="0" b="0"/>
            <wp:docPr id="16" name="Imagem 16" descr="Interface gráfica do usuário, 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Gráfico&#10;&#10;Descrição gerada automaticamente com confiança média"/>
                    <pic:cNvPicPr/>
                  </pic:nvPicPr>
                  <pic:blipFill>
                    <a:blip r:embed="rId27"/>
                    <a:stretch>
                      <a:fillRect/>
                    </a:stretch>
                  </pic:blipFill>
                  <pic:spPr>
                    <a:xfrm>
                      <a:off x="0" y="0"/>
                      <a:ext cx="5760720" cy="2384425"/>
                    </a:xfrm>
                    <a:prstGeom prst="rect">
                      <a:avLst/>
                    </a:prstGeom>
                  </pic:spPr>
                </pic:pic>
              </a:graphicData>
            </a:graphic>
          </wp:inline>
        </w:drawing>
      </w:r>
      <w:r w:rsidRPr="00313C9B">
        <w:rPr>
          <w:sz w:val="20"/>
          <w:szCs w:val="20"/>
        </w:rPr>
        <w:t>Fonte:</w:t>
      </w:r>
      <w:r>
        <w:rPr>
          <w:sz w:val="20"/>
          <w:szCs w:val="20"/>
        </w:rPr>
        <w:t xml:space="preserve"> Autor (2022)</w:t>
      </w:r>
    </w:p>
    <w:p w14:paraId="58CA2966" w14:textId="641CADEC" w:rsidR="00A25150" w:rsidRDefault="00A25150" w:rsidP="00A25150">
      <w:pPr>
        <w:pStyle w:val="Legenda"/>
        <w:keepNext/>
        <w:jc w:val="center"/>
      </w:pPr>
      <w:bookmarkStart w:id="85" w:name="_Toc111396631"/>
      <w:r>
        <w:lastRenderedPageBreak/>
        <w:t xml:space="preserve">Figura </w:t>
      </w:r>
      <w:r w:rsidR="00D47006">
        <w:fldChar w:fldCharType="begin"/>
      </w:r>
      <w:r w:rsidR="00D47006">
        <w:instrText xml:space="preserve"> SEQ Figura \* ARABIC </w:instrText>
      </w:r>
      <w:r w:rsidR="00D47006">
        <w:fldChar w:fldCharType="separate"/>
      </w:r>
      <w:r w:rsidR="00B75D57">
        <w:rPr>
          <w:noProof/>
        </w:rPr>
        <w:t>11</w:t>
      </w:r>
      <w:r w:rsidR="00D47006">
        <w:fldChar w:fldCharType="end"/>
      </w:r>
      <w:r>
        <w:t xml:space="preserve"> - Configuração de </w:t>
      </w:r>
      <w:r w:rsidR="005902C4">
        <w:t>câmera</w:t>
      </w:r>
      <w:bookmarkEnd w:id="85"/>
    </w:p>
    <w:p w14:paraId="290145C3" w14:textId="2A6A98FF" w:rsidR="00A25150" w:rsidRDefault="00A25150" w:rsidP="00AA27EE">
      <w:pPr>
        <w:keepNext/>
        <w:rPr>
          <w:sz w:val="20"/>
          <w:szCs w:val="20"/>
        </w:rPr>
      </w:pPr>
      <w:r>
        <w:rPr>
          <w:noProof/>
          <w:sz w:val="20"/>
          <w:szCs w:val="20"/>
        </w:rPr>
        <w:drawing>
          <wp:inline distT="0" distB="0" distL="0" distR="0" wp14:anchorId="5D388A07" wp14:editId="5B1BBAD4">
            <wp:extent cx="5760720" cy="2310130"/>
            <wp:effectExtent l="0" t="0" r="0" b="0"/>
            <wp:docPr id="17" name="Imagem 1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 Email&#10;&#10;Descrição gerada automaticamente"/>
                    <pic:cNvPicPr/>
                  </pic:nvPicPr>
                  <pic:blipFill>
                    <a:blip r:embed="rId28"/>
                    <a:stretch>
                      <a:fillRect/>
                    </a:stretch>
                  </pic:blipFill>
                  <pic:spPr>
                    <a:xfrm>
                      <a:off x="0" y="0"/>
                      <a:ext cx="5760720" cy="2310130"/>
                    </a:xfrm>
                    <a:prstGeom prst="rect">
                      <a:avLst/>
                    </a:prstGeom>
                  </pic:spPr>
                </pic:pic>
              </a:graphicData>
            </a:graphic>
          </wp:inline>
        </w:drawing>
      </w:r>
    </w:p>
    <w:p w14:paraId="4399CC87" w14:textId="16209188" w:rsidR="00A25150" w:rsidRDefault="00A25150" w:rsidP="00AA1E77">
      <w:pPr>
        <w:keepNext/>
        <w:rPr>
          <w:sz w:val="20"/>
          <w:szCs w:val="20"/>
        </w:rPr>
      </w:pPr>
      <w:r w:rsidRPr="00313C9B">
        <w:rPr>
          <w:sz w:val="20"/>
          <w:szCs w:val="20"/>
        </w:rPr>
        <w:t>Fonte:</w:t>
      </w:r>
      <w:r>
        <w:rPr>
          <w:sz w:val="20"/>
          <w:szCs w:val="20"/>
        </w:rPr>
        <w:t xml:space="preserve"> Autor (2022)</w:t>
      </w:r>
    </w:p>
    <w:p w14:paraId="102AF495" w14:textId="3C02E696" w:rsidR="00A25150" w:rsidRDefault="00A25150" w:rsidP="00A25150">
      <w:pPr>
        <w:pStyle w:val="Legenda"/>
        <w:keepNext/>
        <w:jc w:val="center"/>
      </w:pPr>
      <w:bookmarkStart w:id="86" w:name="_Toc111396632"/>
      <w:r>
        <w:t xml:space="preserve">Figura </w:t>
      </w:r>
      <w:r w:rsidR="00D47006">
        <w:fldChar w:fldCharType="begin"/>
      </w:r>
      <w:r w:rsidR="00D47006">
        <w:instrText xml:space="preserve"> SEQ Figura \* ARABIC </w:instrText>
      </w:r>
      <w:r w:rsidR="00D47006">
        <w:fldChar w:fldCharType="separate"/>
      </w:r>
      <w:r w:rsidR="00B75D57">
        <w:rPr>
          <w:noProof/>
        </w:rPr>
        <w:t>12</w:t>
      </w:r>
      <w:r w:rsidR="00D47006">
        <w:fldChar w:fldCharType="end"/>
      </w:r>
      <w:r>
        <w:t xml:space="preserve"> - Leituras em tempo real</w:t>
      </w:r>
      <w:bookmarkEnd w:id="86"/>
    </w:p>
    <w:p w14:paraId="31DBA789" w14:textId="43EC715B" w:rsidR="00A25150" w:rsidRDefault="00A25150" w:rsidP="00AA27EE">
      <w:pPr>
        <w:keepNext/>
        <w:rPr>
          <w:sz w:val="20"/>
          <w:szCs w:val="20"/>
        </w:rPr>
      </w:pPr>
      <w:r>
        <w:rPr>
          <w:noProof/>
          <w:sz w:val="20"/>
          <w:szCs w:val="20"/>
        </w:rPr>
        <w:drawing>
          <wp:inline distT="0" distB="0" distL="0" distR="0" wp14:anchorId="60C580FB" wp14:editId="24691593">
            <wp:extent cx="5760720" cy="2645410"/>
            <wp:effectExtent l="0" t="0" r="0" b="2540"/>
            <wp:docPr id="19" name="Imagem 19" descr="Uma imagem contendo foto, diferente, muitos, pesso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foto, diferente, muitos, pessoas&#10;&#10;Descrição gerada automaticamente"/>
                    <pic:cNvPicPr/>
                  </pic:nvPicPr>
                  <pic:blipFill>
                    <a:blip r:embed="rId29"/>
                    <a:stretch>
                      <a:fillRect/>
                    </a:stretch>
                  </pic:blipFill>
                  <pic:spPr>
                    <a:xfrm>
                      <a:off x="0" y="0"/>
                      <a:ext cx="5760720" cy="2645410"/>
                    </a:xfrm>
                    <a:prstGeom prst="rect">
                      <a:avLst/>
                    </a:prstGeom>
                  </pic:spPr>
                </pic:pic>
              </a:graphicData>
            </a:graphic>
          </wp:inline>
        </w:drawing>
      </w:r>
    </w:p>
    <w:p w14:paraId="58C5E988" w14:textId="19098F79" w:rsidR="00A25150" w:rsidRDefault="00A25150" w:rsidP="00A25150">
      <w:pPr>
        <w:keepNext/>
        <w:rPr>
          <w:sz w:val="20"/>
          <w:szCs w:val="20"/>
        </w:rPr>
      </w:pPr>
      <w:r w:rsidRPr="00313C9B">
        <w:rPr>
          <w:sz w:val="20"/>
          <w:szCs w:val="20"/>
        </w:rPr>
        <w:t>Fonte:</w:t>
      </w:r>
      <w:r>
        <w:rPr>
          <w:sz w:val="20"/>
          <w:szCs w:val="20"/>
        </w:rPr>
        <w:t xml:space="preserve"> Autor (2022)</w:t>
      </w:r>
    </w:p>
    <w:p w14:paraId="1ED1D2DA" w14:textId="7292AA04" w:rsidR="00A25150" w:rsidRDefault="00A25150" w:rsidP="00A25150">
      <w:pPr>
        <w:keepNext/>
        <w:rPr>
          <w:sz w:val="20"/>
          <w:szCs w:val="20"/>
        </w:rPr>
      </w:pPr>
    </w:p>
    <w:p w14:paraId="640AA5FF" w14:textId="77777777" w:rsidR="00E844B8" w:rsidRDefault="00E844B8" w:rsidP="00AA1E77">
      <w:pPr>
        <w:pStyle w:val="Legenda"/>
        <w:keepNext/>
        <w:jc w:val="center"/>
      </w:pPr>
    </w:p>
    <w:p w14:paraId="15CAE4E4" w14:textId="77777777" w:rsidR="00E844B8" w:rsidRDefault="00E844B8" w:rsidP="00AA1E77">
      <w:pPr>
        <w:pStyle w:val="Legenda"/>
        <w:keepNext/>
        <w:jc w:val="center"/>
      </w:pPr>
    </w:p>
    <w:p w14:paraId="72696F5E" w14:textId="77777777" w:rsidR="00E844B8" w:rsidRDefault="00E844B8" w:rsidP="00AA1E77">
      <w:pPr>
        <w:pStyle w:val="Legenda"/>
        <w:keepNext/>
        <w:jc w:val="center"/>
      </w:pPr>
    </w:p>
    <w:p w14:paraId="74AE81EC" w14:textId="77777777" w:rsidR="00E844B8" w:rsidRDefault="00E844B8" w:rsidP="00AA1E77">
      <w:pPr>
        <w:pStyle w:val="Legenda"/>
        <w:keepNext/>
        <w:jc w:val="center"/>
      </w:pPr>
    </w:p>
    <w:p w14:paraId="5BF8EDB0" w14:textId="77777777" w:rsidR="00E844B8" w:rsidRDefault="00E844B8" w:rsidP="00AA1E77">
      <w:pPr>
        <w:pStyle w:val="Legenda"/>
        <w:keepNext/>
        <w:jc w:val="center"/>
      </w:pPr>
    </w:p>
    <w:p w14:paraId="1CF1FAF5" w14:textId="77777777" w:rsidR="00E844B8" w:rsidRDefault="00E844B8" w:rsidP="00AA1E77">
      <w:pPr>
        <w:pStyle w:val="Legenda"/>
        <w:keepNext/>
        <w:jc w:val="center"/>
      </w:pPr>
    </w:p>
    <w:p w14:paraId="38833F2A" w14:textId="77777777" w:rsidR="00E844B8" w:rsidRDefault="00E844B8" w:rsidP="00AA1E77">
      <w:pPr>
        <w:pStyle w:val="Legenda"/>
        <w:keepNext/>
        <w:jc w:val="center"/>
      </w:pPr>
    </w:p>
    <w:p w14:paraId="0E4076B0" w14:textId="77777777" w:rsidR="00E844B8" w:rsidRDefault="00E844B8" w:rsidP="00AA1E77">
      <w:pPr>
        <w:pStyle w:val="Legenda"/>
        <w:keepNext/>
        <w:jc w:val="center"/>
      </w:pPr>
    </w:p>
    <w:p w14:paraId="1867EF56" w14:textId="77777777" w:rsidR="00E844B8" w:rsidRDefault="00E844B8" w:rsidP="00AA1E77">
      <w:pPr>
        <w:pStyle w:val="Legenda"/>
        <w:keepNext/>
        <w:jc w:val="center"/>
      </w:pPr>
    </w:p>
    <w:p w14:paraId="76B6FEA6" w14:textId="77777777" w:rsidR="00E844B8" w:rsidRDefault="00E844B8" w:rsidP="00AA1E77">
      <w:pPr>
        <w:pStyle w:val="Legenda"/>
        <w:keepNext/>
        <w:jc w:val="center"/>
      </w:pPr>
    </w:p>
    <w:p w14:paraId="68225D4D" w14:textId="77777777" w:rsidR="00E844B8" w:rsidRDefault="00E844B8" w:rsidP="00AA1E77">
      <w:pPr>
        <w:pStyle w:val="Legenda"/>
        <w:keepNext/>
        <w:jc w:val="center"/>
      </w:pPr>
    </w:p>
    <w:p w14:paraId="16F65262" w14:textId="77777777" w:rsidR="00E844B8" w:rsidRDefault="00E844B8" w:rsidP="00AA1E77">
      <w:pPr>
        <w:pStyle w:val="Legenda"/>
        <w:keepNext/>
        <w:jc w:val="center"/>
      </w:pPr>
    </w:p>
    <w:p w14:paraId="1657366A" w14:textId="77777777" w:rsidR="00E844B8" w:rsidRDefault="00E844B8" w:rsidP="00AA1E77">
      <w:pPr>
        <w:pStyle w:val="Legenda"/>
        <w:keepNext/>
        <w:jc w:val="center"/>
      </w:pPr>
    </w:p>
    <w:p w14:paraId="114657BE" w14:textId="07164245" w:rsidR="00AA1E77" w:rsidRDefault="00AA1E77" w:rsidP="00AA1E77">
      <w:pPr>
        <w:pStyle w:val="Legenda"/>
        <w:keepNext/>
        <w:jc w:val="center"/>
      </w:pPr>
      <w:bookmarkStart w:id="87" w:name="_Toc111396633"/>
      <w:r>
        <w:lastRenderedPageBreak/>
        <w:t xml:space="preserve">Figura </w:t>
      </w:r>
      <w:r w:rsidR="00D47006">
        <w:fldChar w:fldCharType="begin"/>
      </w:r>
      <w:r w:rsidR="00D47006">
        <w:instrText xml:space="preserve"> SEQ Figura \* ARABIC </w:instrText>
      </w:r>
      <w:r w:rsidR="00D47006">
        <w:fldChar w:fldCharType="separate"/>
      </w:r>
      <w:r w:rsidR="00B75D57">
        <w:rPr>
          <w:noProof/>
        </w:rPr>
        <w:t>13</w:t>
      </w:r>
      <w:r w:rsidR="00D47006">
        <w:fldChar w:fldCharType="end"/>
      </w:r>
      <w:r>
        <w:t xml:space="preserve"> - Visualização de imagem em tempo real</w:t>
      </w:r>
      <w:bookmarkEnd w:id="87"/>
    </w:p>
    <w:p w14:paraId="19309F9F" w14:textId="579876E6" w:rsidR="00A25150" w:rsidRDefault="00A25150" w:rsidP="00E844B8">
      <w:pPr>
        <w:keepNext/>
        <w:rPr>
          <w:sz w:val="20"/>
          <w:szCs w:val="20"/>
        </w:rPr>
      </w:pPr>
      <w:r>
        <w:rPr>
          <w:noProof/>
          <w:sz w:val="20"/>
          <w:szCs w:val="20"/>
        </w:rPr>
        <w:drawing>
          <wp:inline distT="0" distB="0" distL="0" distR="0" wp14:anchorId="2EBF3BA2" wp14:editId="4F16D2A3">
            <wp:extent cx="5760720" cy="2621280"/>
            <wp:effectExtent l="0" t="0" r="0" b="7620"/>
            <wp:docPr id="20" name="Imagem 20" descr="Uma imagem contendo andando de, homem, ág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andando de, homem, água&#10;&#10;Descrição gerada automaticamente"/>
                    <pic:cNvPicPr/>
                  </pic:nvPicPr>
                  <pic:blipFill>
                    <a:blip r:embed="rId30"/>
                    <a:stretch>
                      <a:fillRect/>
                    </a:stretch>
                  </pic:blipFill>
                  <pic:spPr>
                    <a:xfrm>
                      <a:off x="0" y="0"/>
                      <a:ext cx="5760720" cy="2621280"/>
                    </a:xfrm>
                    <a:prstGeom prst="rect">
                      <a:avLst/>
                    </a:prstGeom>
                  </pic:spPr>
                </pic:pic>
              </a:graphicData>
            </a:graphic>
          </wp:inline>
        </w:drawing>
      </w:r>
      <w:r w:rsidRPr="00313C9B">
        <w:rPr>
          <w:sz w:val="20"/>
          <w:szCs w:val="20"/>
        </w:rPr>
        <w:t>Fonte:</w:t>
      </w:r>
      <w:r>
        <w:rPr>
          <w:sz w:val="20"/>
          <w:szCs w:val="20"/>
        </w:rPr>
        <w:t xml:space="preserve"> Autor (2022)</w:t>
      </w:r>
    </w:p>
    <w:p w14:paraId="4B0D872E" w14:textId="32420EF3" w:rsidR="00844E4D" w:rsidRDefault="00FC099B" w:rsidP="00844E4D">
      <w:pPr>
        <w:pStyle w:val="Ttulo2"/>
        <w:spacing w:line="360" w:lineRule="auto"/>
      </w:pPr>
      <w:bookmarkStart w:id="88" w:name="_Toc111396666"/>
      <w:r w:rsidRPr="00DD771D">
        <w:t>4.</w:t>
      </w:r>
      <w:r w:rsidR="00AA27EE">
        <w:t>2</w:t>
      </w:r>
      <w:r w:rsidRPr="00DD771D">
        <w:t xml:space="preserve">. </w:t>
      </w:r>
      <w:bookmarkStart w:id="89" w:name="_Toc102413143"/>
      <w:r w:rsidR="001812E0">
        <w:t>Resultados Técnicos</w:t>
      </w:r>
      <w:bookmarkEnd w:id="88"/>
      <w:bookmarkEnd w:id="89"/>
    </w:p>
    <w:p w14:paraId="2B44460A" w14:textId="77777777" w:rsidR="00AA1E77" w:rsidRPr="00AA1E77" w:rsidRDefault="00AA1E77" w:rsidP="00AA1E77"/>
    <w:p w14:paraId="18DE58A7" w14:textId="2DEBEA50" w:rsidR="00717C82" w:rsidRDefault="00AA1E77" w:rsidP="001812E0">
      <w:pPr>
        <w:pStyle w:val="Corpodetexto"/>
        <w:spacing w:line="360" w:lineRule="auto"/>
        <w:ind w:firstLine="709"/>
      </w:pPr>
      <w:r>
        <w:t xml:space="preserve">Para o cálculo </w:t>
      </w:r>
      <w:r w:rsidR="00717C82">
        <w:t>de</w:t>
      </w:r>
      <w:r>
        <w:t xml:space="preserve"> quantidades de imagens processadas foi criado um SLA dentro da aplicação</w:t>
      </w:r>
      <w:r w:rsidR="00717C82">
        <w:t xml:space="preserve"> P</w:t>
      </w:r>
      <w:r>
        <w:t xml:space="preserve">ython, onde </w:t>
      </w:r>
      <w:r w:rsidR="00717C82">
        <w:t>se comparou o tempo de início e de término das leituras e a quantidade de imagens analisadas.</w:t>
      </w:r>
    </w:p>
    <w:p w14:paraId="33A081FC" w14:textId="51BF5A0E" w:rsidR="00C172A5" w:rsidRDefault="00C172A5" w:rsidP="00C172A5">
      <w:pPr>
        <w:pStyle w:val="Corpodetexto"/>
        <w:spacing w:line="360" w:lineRule="auto"/>
        <w:ind w:firstLine="709"/>
      </w:pPr>
      <w:r>
        <w:t>Em ambiente de testes foi possível chegar a dois resultados com máquinas diferentes, a primeira máquina com as características de CPU i5 7600 8 gigabytes de memória RAM, armazenamento em SSD e imagens de até 2 megabytes o processamento chegou a 15 imagens por segundo, desde o momento de detecção de imagem até o registro de imagem no banco de dados.</w:t>
      </w:r>
    </w:p>
    <w:p w14:paraId="4341E9A2" w14:textId="36950B8F" w:rsidR="00497CBE" w:rsidRDefault="00C172A5" w:rsidP="00497CBE">
      <w:pPr>
        <w:pStyle w:val="Corpodetexto"/>
        <w:spacing w:line="360" w:lineRule="auto"/>
        <w:ind w:firstLine="709"/>
      </w:pPr>
      <w:r>
        <w:t>A segunda máquina possui as características CPU i5 7600 8 gigabytes de memória RAM, armazenamento em SSD</w:t>
      </w:r>
      <w:r w:rsidR="00497CBE">
        <w:t>, imagens de até 3 megabytes, GPU Nvidia GeForce 750 TI o processamento chegou a 25 imagens por segundo.</w:t>
      </w:r>
    </w:p>
    <w:p w14:paraId="0EDC4653" w14:textId="101BFF80" w:rsidR="001812E0" w:rsidRDefault="00355B24" w:rsidP="001812E0">
      <w:pPr>
        <w:pStyle w:val="Corpodetexto"/>
        <w:spacing w:line="360" w:lineRule="auto"/>
        <w:ind w:firstLine="709"/>
      </w:pPr>
      <w:r>
        <w:t>Com base nisto, conclui-se que a utilização de uma placa de vídeo aumenta significativamente o processamento das imagens e quanto maior o processamento da placa de vídeo, melhor será o desempenho.</w:t>
      </w:r>
    </w:p>
    <w:p w14:paraId="5C0AA1F4" w14:textId="72274949" w:rsidR="00717C82" w:rsidRDefault="00717C82" w:rsidP="00717C82">
      <w:pPr>
        <w:pStyle w:val="Ttulo2"/>
        <w:spacing w:line="360" w:lineRule="auto"/>
      </w:pPr>
      <w:bookmarkStart w:id="90" w:name="_Toc111396667"/>
      <w:r w:rsidRPr="00DD771D">
        <w:t>4.</w:t>
      </w:r>
      <w:r>
        <w:t>3</w:t>
      </w:r>
      <w:r w:rsidRPr="00DD771D">
        <w:t xml:space="preserve">. </w:t>
      </w:r>
      <w:r>
        <w:t>Resultados de requisitos</w:t>
      </w:r>
      <w:bookmarkEnd w:id="90"/>
    </w:p>
    <w:p w14:paraId="7A260B5B" w14:textId="1BBA042E" w:rsidR="00717C82" w:rsidRDefault="00717C82" w:rsidP="00717C82">
      <w:pPr>
        <w:pStyle w:val="Corpodetexto"/>
        <w:spacing w:line="360" w:lineRule="auto"/>
        <w:ind w:firstLine="709"/>
      </w:pPr>
      <w:r>
        <w:t>O objetivo de leitura em diretórios dinâmicos e detecção humana foi desenvolvida</w:t>
      </w:r>
      <w:r w:rsidR="00E844B8">
        <w:t xml:space="preserve"> com a configuração de leitura no sistema de gerenciamento e aplicação de detecção em Python utilizando YOLOV4</w:t>
      </w:r>
      <w:r>
        <w:t>.</w:t>
      </w:r>
    </w:p>
    <w:p w14:paraId="4A3F1999" w14:textId="134BB5B1" w:rsidR="00E844B8" w:rsidRDefault="00E844B8" w:rsidP="00717C82">
      <w:pPr>
        <w:pStyle w:val="Corpodetexto"/>
        <w:spacing w:line="360" w:lineRule="auto"/>
        <w:ind w:firstLine="709"/>
      </w:pPr>
      <w:r>
        <w:lastRenderedPageBreak/>
        <w:t xml:space="preserve">A figura 12 apresenta a notificação </w:t>
      </w:r>
      <w:r w:rsidR="00D05E72">
        <w:t xml:space="preserve">no </w:t>
      </w:r>
      <w:proofErr w:type="spellStart"/>
      <w:r w:rsidR="00D05E72">
        <w:t>Telegram</w:t>
      </w:r>
      <w:proofErr w:type="spellEnd"/>
      <w:r w:rsidR="00D05E72">
        <w:t>, apresentando os dados da câmera e a área de detecção humana na imagem.</w:t>
      </w:r>
    </w:p>
    <w:p w14:paraId="7B35D8F9" w14:textId="03A8C65D" w:rsidR="00E844B8" w:rsidRDefault="00E844B8" w:rsidP="00E844B8">
      <w:pPr>
        <w:pStyle w:val="Corpodetexto"/>
        <w:spacing w:line="360" w:lineRule="auto"/>
        <w:rPr>
          <w:noProof/>
        </w:rPr>
      </w:pPr>
    </w:p>
    <w:p w14:paraId="6BFD7208" w14:textId="7A80413E" w:rsidR="00E844B8" w:rsidRDefault="00E844B8" w:rsidP="00E844B8">
      <w:pPr>
        <w:pStyle w:val="Legenda"/>
        <w:keepNext/>
        <w:jc w:val="center"/>
      </w:pPr>
      <w:bookmarkStart w:id="91" w:name="_Toc111396634"/>
      <w:r>
        <w:t xml:space="preserve">Figura </w:t>
      </w:r>
      <w:r w:rsidR="00D47006">
        <w:fldChar w:fldCharType="begin"/>
      </w:r>
      <w:r w:rsidR="00D47006">
        <w:instrText xml:space="preserve"> SEQ Figura \* ARABIC </w:instrText>
      </w:r>
      <w:r w:rsidR="00D47006">
        <w:fldChar w:fldCharType="separate"/>
      </w:r>
      <w:r w:rsidR="00B75D57">
        <w:rPr>
          <w:noProof/>
        </w:rPr>
        <w:t>14</w:t>
      </w:r>
      <w:r w:rsidR="00D47006">
        <w:fldChar w:fldCharType="end"/>
      </w:r>
      <w:r>
        <w:t xml:space="preserve"> - Notificação no </w:t>
      </w:r>
      <w:proofErr w:type="spellStart"/>
      <w:r w:rsidR="00610D6F">
        <w:t>T</w:t>
      </w:r>
      <w:r>
        <w:t>elegram</w:t>
      </w:r>
      <w:bookmarkEnd w:id="91"/>
      <w:proofErr w:type="spellEnd"/>
    </w:p>
    <w:p w14:paraId="7CCE8605" w14:textId="36C97DCB" w:rsidR="00E844B8" w:rsidRDefault="00E844B8" w:rsidP="00E844B8">
      <w:pPr>
        <w:pStyle w:val="Corpodetexto"/>
        <w:spacing w:line="360" w:lineRule="auto"/>
      </w:pPr>
      <w:r>
        <w:rPr>
          <w:noProof/>
        </w:rPr>
        <w:drawing>
          <wp:inline distT="0" distB="0" distL="0" distR="0" wp14:anchorId="6DE47010" wp14:editId="3F840B7D">
            <wp:extent cx="5760720" cy="3414395"/>
            <wp:effectExtent l="0" t="0" r="0" b="0"/>
            <wp:docPr id="22" name="Imagem 2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Aplicativo&#10;&#10;Descrição gerada automaticamente"/>
                    <pic:cNvPicPr/>
                  </pic:nvPicPr>
                  <pic:blipFill>
                    <a:blip r:embed="rId31"/>
                    <a:stretch>
                      <a:fillRect/>
                    </a:stretch>
                  </pic:blipFill>
                  <pic:spPr>
                    <a:xfrm>
                      <a:off x="0" y="0"/>
                      <a:ext cx="5760720" cy="3414395"/>
                    </a:xfrm>
                    <a:prstGeom prst="rect">
                      <a:avLst/>
                    </a:prstGeom>
                  </pic:spPr>
                </pic:pic>
              </a:graphicData>
            </a:graphic>
          </wp:inline>
        </w:drawing>
      </w:r>
    </w:p>
    <w:p w14:paraId="6AEB9854" w14:textId="4A1DF876" w:rsidR="00E844B8" w:rsidRDefault="00E844B8" w:rsidP="00E844B8">
      <w:pPr>
        <w:pStyle w:val="Corpodetexto"/>
        <w:spacing w:line="360" w:lineRule="auto"/>
        <w:rPr>
          <w:sz w:val="20"/>
          <w:szCs w:val="20"/>
        </w:rPr>
      </w:pPr>
      <w:r w:rsidRPr="00313C9B">
        <w:rPr>
          <w:sz w:val="20"/>
          <w:szCs w:val="20"/>
        </w:rPr>
        <w:t>Fonte:</w:t>
      </w:r>
      <w:r>
        <w:rPr>
          <w:sz w:val="20"/>
          <w:szCs w:val="20"/>
        </w:rPr>
        <w:t xml:space="preserve"> Autor (2022)</w:t>
      </w:r>
    </w:p>
    <w:p w14:paraId="76121280" w14:textId="35D3B404" w:rsidR="00D05E72" w:rsidRDefault="00D05E72" w:rsidP="00D05E72">
      <w:pPr>
        <w:pStyle w:val="Corpodetexto"/>
        <w:spacing w:line="360" w:lineRule="auto"/>
        <w:ind w:firstLine="709"/>
      </w:pPr>
      <w:r>
        <w:t>A configuração de pastas de recebimento e armazenamento de imagens foi definida no sistema de gerenciamento.</w:t>
      </w:r>
    </w:p>
    <w:p w14:paraId="15ADC4A3" w14:textId="03FA81E2" w:rsidR="00D05E72" w:rsidRDefault="00D05E72" w:rsidP="00D05E72">
      <w:pPr>
        <w:pStyle w:val="Corpodetexto"/>
        <w:spacing w:line="360" w:lineRule="auto"/>
        <w:ind w:firstLine="709"/>
      </w:pPr>
      <w:r>
        <w:t>Os usuários podem ser criados por um administrador através da aplicação de gerenciamento.</w:t>
      </w:r>
    </w:p>
    <w:p w14:paraId="7A22FD31" w14:textId="7C757831" w:rsidR="00D05E72" w:rsidRDefault="00A80FDB" w:rsidP="00D05E72">
      <w:pPr>
        <w:pStyle w:val="Corpodetexto"/>
        <w:spacing w:line="360" w:lineRule="auto"/>
        <w:ind w:firstLine="709"/>
      </w:pPr>
      <w:r>
        <w:t>As aplicações de software possuem uma característica comum quando uma função do código não está bem configurada ou possui erros, tendo como resultado o término da aplicação, uma vez que esse sistema poderia falhar ao trocar o formato das imagens</w:t>
      </w:r>
      <w:r w:rsidR="00660853">
        <w:t xml:space="preserve"> ou</w:t>
      </w:r>
      <w:r>
        <w:t xml:space="preserve"> falha de conexão com banco de dados ou </w:t>
      </w:r>
      <w:r w:rsidR="00660853">
        <w:t xml:space="preserve">até mesmo </w:t>
      </w:r>
      <w:r>
        <w:t xml:space="preserve">bloqueios de envio da API do </w:t>
      </w:r>
      <w:proofErr w:type="spellStart"/>
      <w:r>
        <w:t>Telegram</w:t>
      </w:r>
      <w:proofErr w:type="spellEnd"/>
      <w:r>
        <w:t>,</w:t>
      </w:r>
      <w:r w:rsidR="00660853">
        <w:t xml:space="preserve"> então</w:t>
      </w:r>
      <w:r>
        <w:t xml:space="preserve"> foi implementado </w:t>
      </w:r>
      <w:r w:rsidR="00660853">
        <w:t>uma validação</w:t>
      </w:r>
      <w:r>
        <w:t xml:space="preserve"> de disponibilidade de serviço no Windows</w:t>
      </w:r>
      <w:r w:rsidR="00660853">
        <w:t>, onde ela a cada 2 minutos validaria se existe um processo Python rodando e para o caso de não estar rodando</w:t>
      </w:r>
      <w:r w:rsidR="00846927">
        <w:t>,</w:t>
      </w:r>
      <w:r w:rsidR="00660853">
        <w:t xml:space="preserve"> iniciaria novamente o sistema, também foi configurado no código uma conversão de dados para apenas os formatos JPEG e PNG, fazendo com que a troca de formatos em que a câmera envia os dados não tenha problema para o sistema</w:t>
      </w:r>
      <w:r w:rsidR="00846927">
        <w:t>,</w:t>
      </w:r>
      <w:r w:rsidR="00660853">
        <w:t xml:space="preserve"> e</w:t>
      </w:r>
      <w:r w:rsidR="00846927">
        <w:t xml:space="preserve"> por último </w:t>
      </w:r>
      <w:r w:rsidR="00660853">
        <w:t>a API do telegrama possibilita 100 envios para cada 30 segundos</w:t>
      </w:r>
      <w:r w:rsidR="00846927">
        <w:t xml:space="preserve">, </w:t>
      </w:r>
      <w:r w:rsidR="00660853">
        <w:t xml:space="preserve">para evitar que esse valor seja </w:t>
      </w:r>
      <w:r w:rsidR="00660853">
        <w:lastRenderedPageBreak/>
        <w:t>ultrapassado o código após enviar 29 requisições, espera 3 segundos para enviar as novas requisições.</w:t>
      </w:r>
    </w:p>
    <w:p w14:paraId="69765361" w14:textId="0673E374" w:rsidR="00FC099B" w:rsidRPr="00DD771D" w:rsidRDefault="00FC099B" w:rsidP="00CB0360">
      <w:pPr>
        <w:pStyle w:val="Ttulo2"/>
        <w:spacing w:line="360" w:lineRule="auto"/>
      </w:pPr>
      <w:bookmarkStart w:id="92" w:name="_Toc111396668"/>
      <w:r w:rsidRPr="00DD771D">
        <w:t>4.</w:t>
      </w:r>
      <w:r w:rsidR="00717C82">
        <w:t>4</w:t>
      </w:r>
      <w:r w:rsidRPr="00DD771D">
        <w:t xml:space="preserve">. </w:t>
      </w:r>
      <w:r w:rsidR="001812E0">
        <w:t>Aprendizagens</w:t>
      </w:r>
      <w:bookmarkEnd w:id="92"/>
    </w:p>
    <w:p w14:paraId="04FBA723" w14:textId="77777777" w:rsidR="001812E0" w:rsidRDefault="001812E0" w:rsidP="001812E0">
      <w:pPr>
        <w:pStyle w:val="Corpodetexto"/>
        <w:spacing w:line="360" w:lineRule="auto"/>
        <w:ind w:firstLine="709"/>
      </w:pPr>
      <w:r>
        <w:t xml:space="preserve">Toda rede neural </w:t>
      </w:r>
      <w:proofErr w:type="spellStart"/>
      <w:r>
        <w:t>convolucional</w:t>
      </w:r>
      <w:proofErr w:type="spellEnd"/>
      <w:r>
        <w:t xml:space="preserve"> deve ser treinada com muitos dados de forma assertiva aos pontos falsos e verdadeiros.</w:t>
      </w:r>
    </w:p>
    <w:p w14:paraId="1BA66A25" w14:textId="45479240" w:rsidR="007A307A" w:rsidRPr="002E5CCC" w:rsidRDefault="001812E0" w:rsidP="001812E0">
      <w:proofErr w:type="spellStart"/>
      <w:r>
        <w:t>OpenCV</w:t>
      </w:r>
      <w:proofErr w:type="spellEnd"/>
      <w:r>
        <w:t xml:space="preserve"> é uma ótima biblioteca para utilização das redes neurais YOLO além de fornecer muitas funcionalidades de tratamento de imagens.</w:t>
      </w:r>
    </w:p>
    <w:p w14:paraId="5A42DB4A" w14:textId="659A12DD" w:rsidR="007A307A" w:rsidRPr="002E5CCC" w:rsidRDefault="009A0222" w:rsidP="00C85B26">
      <w:pPr>
        <w:pStyle w:val="Ttulo1"/>
        <w:keepNext w:val="0"/>
        <w:pageBreakBefore/>
        <w:spacing w:after="120" w:line="360" w:lineRule="auto"/>
        <w:rPr>
          <w:sz w:val="28"/>
          <w:szCs w:val="28"/>
        </w:rPr>
      </w:pPr>
      <w:bookmarkStart w:id="93" w:name="_Toc483916794"/>
      <w:bookmarkStart w:id="94" w:name="_Toc483916839"/>
      <w:bookmarkStart w:id="95" w:name="_Toc118654510"/>
      <w:bookmarkStart w:id="96" w:name="_Toc111396669"/>
      <w:r w:rsidRPr="002E5CCC">
        <w:rPr>
          <w:caps w:val="0"/>
          <w:sz w:val="28"/>
          <w:szCs w:val="28"/>
        </w:rPr>
        <w:lastRenderedPageBreak/>
        <w:t>5. C</w:t>
      </w:r>
      <w:bookmarkEnd w:id="93"/>
      <w:bookmarkEnd w:id="94"/>
      <w:r w:rsidR="00AF1A66">
        <w:rPr>
          <w:caps w:val="0"/>
          <w:sz w:val="28"/>
          <w:szCs w:val="28"/>
        </w:rPr>
        <w:t>ONSIDERAÇ</w:t>
      </w:r>
      <w:r w:rsidR="007D7398">
        <w:rPr>
          <w:caps w:val="0"/>
          <w:sz w:val="28"/>
          <w:szCs w:val="28"/>
        </w:rPr>
        <w:t>ÕES FINAI</w:t>
      </w:r>
      <w:r w:rsidR="00AF1A66">
        <w:rPr>
          <w:caps w:val="0"/>
          <w:sz w:val="28"/>
          <w:szCs w:val="28"/>
        </w:rPr>
        <w:t>S</w:t>
      </w:r>
      <w:bookmarkEnd w:id="96"/>
    </w:p>
    <w:p w14:paraId="615095A0" w14:textId="77777777" w:rsidR="00663CD8" w:rsidRDefault="00663CD8" w:rsidP="00663CD8">
      <w:pPr>
        <w:autoSpaceDE w:val="0"/>
        <w:autoSpaceDN w:val="0"/>
        <w:adjustRightInd w:val="0"/>
        <w:spacing w:line="360" w:lineRule="auto"/>
        <w:ind w:firstLine="709"/>
        <w:jc w:val="both"/>
      </w:pPr>
      <w:bookmarkStart w:id="97" w:name="_Hlk107418426"/>
      <w:r>
        <w:t>Este capítulo visa apresentar algumas das considerações a respeito do</w:t>
      </w:r>
    </w:p>
    <w:p w14:paraId="72973D92" w14:textId="58205149" w:rsidR="001C1AB1" w:rsidRPr="001C1AB1" w:rsidRDefault="00663CD8" w:rsidP="006869F6">
      <w:pPr>
        <w:autoSpaceDE w:val="0"/>
        <w:autoSpaceDN w:val="0"/>
        <w:adjustRightInd w:val="0"/>
        <w:spacing w:line="360" w:lineRule="auto"/>
        <w:jc w:val="both"/>
      </w:pPr>
      <w:r>
        <w:t>desenvolvimento do trabalho, experiências, conclusões, assim como sugestões para trabalhos futuros.</w:t>
      </w:r>
      <w:bookmarkEnd w:id="97"/>
    </w:p>
    <w:p w14:paraId="58D6CBEA" w14:textId="5C1335A6" w:rsidR="001C1AB1" w:rsidRDefault="00844E4D" w:rsidP="001C1AB1">
      <w:pPr>
        <w:pStyle w:val="Ttulo2"/>
        <w:spacing w:line="360" w:lineRule="auto"/>
      </w:pPr>
      <w:bookmarkStart w:id="98" w:name="_Toc111396670"/>
      <w:r>
        <w:t>5.</w:t>
      </w:r>
      <w:r w:rsidR="00663CD8">
        <w:t>1</w:t>
      </w:r>
      <w:r w:rsidR="001C1AB1" w:rsidRPr="00DD771D">
        <w:t xml:space="preserve">. </w:t>
      </w:r>
      <w:r w:rsidR="001C1AB1">
        <w:t>Trabalho Futuros</w:t>
      </w:r>
      <w:bookmarkEnd w:id="98"/>
    </w:p>
    <w:p w14:paraId="39817EBF" w14:textId="5EB97349" w:rsidR="00663CD8" w:rsidRDefault="00B65270" w:rsidP="004E7873">
      <w:pPr>
        <w:spacing w:line="360" w:lineRule="auto"/>
        <w:ind w:firstLine="706"/>
      </w:pPr>
      <w:r>
        <w:t xml:space="preserve">Visto que a tecnologia YOLOV4 apresentou os resultados esperados em relação a </w:t>
      </w:r>
      <w:r w:rsidR="006869F6">
        <w:t>processamento e precisão, decidiu-se implementar futuramente a utilização da nova tecnologia YOLOV5</w:t>
      </w:r>
      <w:r w:rsidR="00663CD8">
        <w:t>.</w:t>
      </w:r>
    </w:p>
    <w:p w14:paraId="0B8891D0" w14:textId="0D517777" w:rsidR="006869F6" w:rsidRDefault="006869F6" w:rsidP="004E7873">
      <w:pPr>
        <w:spacing w:line="360" w:lineRule="auto"/>
        <w:ind w:firstLine="706"/>
      </w:pPr>
      <w:r>
        <w:t>A Tecnologia YOLOV5 possui um treinamento e arquitetura mais robusta e complexa em relação a YOLOV4, por isso ela é capaz de aumentar sua precisão e velocidade de processamento, porém sua implementação depende da implementação conjunta de um sistema capaz de validar e alimentar a rede neural com novos resultados para que ela possa identificar seu desempenho e aplicar em cenário real.</w:t>
      </w:r>
    </w:p>
    <w:p w14:paraId="248F2749" w14:textId="2CF9113E" w:rsidR="006869F6" w:rsidRDefault="006869F6" w:rsidP="006869F6">
      <w:pPr>
        <w:pStyle w:val="Ttulo2"/>
        <w:spacing w:line="360" w:lineRule="auto"/>
      </w:pPr>
      <w:bookmarkStart w:id="99" w:name="_Toc111396671"/>
      <w:r>
        <w:t>5.</w:t>
      </w:r>
      <w:r>
        <w:t>2</w:t>
      </w:r>
      <w:r w:rsidRPr="00DD771D">
        <w:t xml:space="preserve">. </w:t>
      </w:r>
      <w:r w:rsidR="001F04C4">
        <w:t>Outras tecnologias</w:t>
      </w:r>
      <w:bookmarkEnd w:id="99"/>
    </w:p>
    <w:p w14:paraId="45FC440D" w14:textId="77777777" w:rsidR="00FC5225" w:rsidRDefault="00FC5225" w:rsidP="00FC5225">
      <w:pPr>
        <w:spacing w:line="360" w:lineRule="auto"/>
        <w:ind w:firstLine="706"/>
      </w:pPr>
      <w:r>
        <w:t xml:space="preserve">A tecnologia YOLOV4 não foi a primeira tecnologia a ser utilizada nas implementações, durante as pesquisas de início a validação humana apenas com classificação em cascata da própria </w:t>
      </w:r>
      <w:proofErr w:type="spellStart"/>
      <w:r>
        <w:t>OpenCV</w:t>
      </w:r>
      <w:proofErr w:type="spellEnd"/>
      <w:r>
        <w:t xml:space="preserve"> resultou em precisões acima de 80%, porém em cenários específicos como chuva e velocidade não apresentou ótimos resultados, chegando a apenas 5 imagens por segundo e precisões abaixo de 40% em imagens com chuva ou de baixa qualidade.</w:t>
      </w:r>
    </w:p>
    <w:p w14:paraId="12FF0F9F" w14:textId="77777777" w:rsidR="0012379B" w:rsidRDefault="00FC5225" w:rsidP="00FC5225">
      <w:pPr>
        <w:spacing w:line="360" w:lineRule="auto"/>
        <w:ind w:firstLine="706"/>
      </w:pPr>
      <w:r>
        <w:t xml:space="preserve">A google possui uma tecnologia chamada Google Lens, que trabalha na identificação de objetos baseados em frames, porém essa tecnologia por uso em API depende do uso de internet, então concluiu-se que não seria uma boa tecnologia a ser utilizado, uma vez em que a latência da internet entre o servidor de hospedagem de imagem e o servidor da google </w:t>
      </w:r>
      <w:r w:rsidR="0012379B">
        <w:t>pudesse ser lenta em certos momentos.</w:t>
      </w:r>
    </w:p>
    <w:p w14:paraId="2DEEDCBF" w14:textId="5DC36E78" w:rsidR="0012379B" w:rsidRDefault="00FC5225" w:rsidP="0012379B">
      <w:pPr>
        <w:pStyle w:val="Ttulo2"/>
        <w:spacing w:line="360" w:lineRule="auto"/>
      </w:pPr>
      <w:r>
        <w:t xml:space="preserve"> </w:t>
      </w:r>
      <w:bookmarkStart w:id="100" w:name="_Toc111396672"/>
      <w:r w:rsidR="0012379B">
        <w:t>5.</w:t>
      </w:r>
      <w:r w:rsidR="0012379B">
        <w:t>3</w:t>
      </w:r>
      <w:r w:rsidR="0012379B" w:rsidRPr="00DD771D">
        <w:t xml:space="preserve">. </w:t>
      </w:r>
      <w:r w:rsidR="0012379B">
        <w:t>Hardware de implementação</w:t>
      </w:r>
      <w:bookmarkEnd w:id="100"/>
    </w:p>
    <w:p w14:paraId="2D71D6D3" w14:textId="77777777" w:rsidR="0012379B" w:rsidRPr="0012379B" w:rsidRDefault="0012379B" w:rsidP="0012379B"/>
    <w:p w14:paraId="5E36C2B2" w14:textId="6C173199" w:rsidR="00FC5225" w:rsidRDefault="0012379B" w:rsidP="00426682">
      <w:pPr>
        <w:spacing w:line="360" w:lineRule="auto"/>
        <w:ind w:firstLine="706"/>
      </w:pPr>
      <w:r>
        <w:t>A</w:t>
      </w:r>
      <w:r>
        <w:t xml:space="preserve"> empresa Nvidia desenvolveu hardwares capazes processar imagens em velocidades altíssimas, esse hardware </w:t>
      </w:r>
      <w:r w:rsidR="00D87B8F">
        <w:t xml:space="preserve">sendo </w:t>
      </w:r>
      <w:r>
        <w:t xml:space="preserve">o </w:t>
      </w:r>
      <w:proofErr w:type="spellStart"/>
      <w:r>
        <w:t>Jetson</w:t>
      </w:r>
      <w:proofErr w:type="spellEnd"/>
      <w:r>
        <w:t xml:space="preserve"> </w:t>
      </w:r>
      <w:proofErr w:type="spellStart"/>
      <w:r>
        <w:t>Xaview</w:t>
      </w:r>
      <w:proofErr w:type="spellEnd"/>
      <w:r>
        <w:t xml:space="preserve"> NX </w:t>
      </w:r>
      <w:proofErr w:type="spellStart"/>
      <w:r>
        <w:t>Developer</w:t>
      </w:r>
      <w:proofErr w:type="spellEnd"/>
      <w:r>
        <w:t xml:space="preserve"> Kit, porém esse hardware tem um custo elevado e limite de processamento o que tornou inviável a </w:t>
      </w:r>
      <w:r>
        <w:lastRenderedPageBreak/>
        <w:t xml:space="preserve">compra de múltiplos deles para implementação do mesmo, visto que a quantidade de imagens a ser recebidas poderiam variar entre 1 e </w:t>
      </w:r>
      <w:r w:rsidR="005624AD">
        <w:t>1000 por segundo</w:t>
      </w:r>
      <w:r>
        <w:t>.</w:t>
      </w:r>
    </w:p>
    <w:p w14:paraId="50D6AAE6" w14:textId="67C3C6BF" w:rsidR="00426682" w:rsidRDefault="00426682" w:rsidP="00426682">
      <w:pPr>
        <w:pStyle w:val="Ttulo2"/>
        <w:spacing w:line="360" w:lineRule="auto"/>
      </w:pPr>
      <w:bookmarkStart w:id="101" w:name="_Toc111396673"/>
      <w:r>
        <w:t>5.</w:t>
      </w:r>
      <w:r>
        <w:t>4</w:t>
      </w:r>
      <w:r w:rsidRPr="00DD771D">
        <w:t xml:space="preserve">. </w:t>
      </w:r>
      <w:r>
        <w:t>Resultados</w:t>
      </w:r>
      <w:r w:rsidR="00563F89">
        <w:t xml:space="preserve"> técnicos</w:t>
      </w:r>
      <w:bookmarkEnd w:id="101"/>
    </w:p>
    <w:p w14:paraId="65558C16" w14:textId="5CAC6AAC" w:rsidR="00426682" w:rsidRDefault="00276193" w:rsidP="00426682">
      <w:pPr>
        <w:spacing w:line="360" w:lineRule="auto"/>
        <w:ind w:firstLine="706"/>
      </w:pPr>
      <w:r>
        <w:t>O objetivo final deste trabalho era a implementação de dois sistemas, um deles sendo capaz de processar as imagens</w:t>
      </w:r>
      <w:r w:rsidR="00703CA3">
        <w:t>,</w:t>
      </w:r>
      <w:r>
        <w:t xml:space="preserve"> identificar humanos e então enviar notificações configuradas em um segundo sistema, </w:t>
      </w:r>
      <w:r w:rsidR="00BF1436">
        <w:t>que teria as funções</w:t>
      </w:r>
      <w:r>
        <w:t xml:space="preserve"> de cadastrar os usuários, câmeras, agentes de notificação</w:t>
      </w:r>
      <w:r w:rsidR="00BF1436">
        <w:t xml:space="preserve">, diretórios de armazenamento e apresentação de resultados como dashboard, todas estas necessidades foram atendidas e descritas neste documento, </w:t>
      </w:r>
      <w:r w:rsidR="00A80FDB">
        <w:t>conforme os capítulos acima.</w:t>
      </w:r>
    </w:p>
    <w:p w14:paraId="5D8527CB" w14:textId="77777777" w:rsidR="00563F89" w:rsidRDefault="00563F89" w:rsidP="00426682">
      <w:pPr>
        <w:spacing w:line="360" w:lineRule="auto"/>
        <w:ind w:firstLine="706"/>
      </w:pPr>
    </w:p>
    <w:p w14:paraId="3617B41E" w14:textId="301F44F7" w:rsidR="00563F89" w:rsidRDefault="00563F89" w:rsidP="00563F89">
      <w:pPr>
        <w:pStyle w:val="Ttulo2"/>
        <w:spacing w:line="360" w:lineRule="auto"/>
      </w:pPr>
      <w:bookmarkStart w:id="102" w:name="_Toc111396674"/>
      <w:r>
        <w:t>5.</w:t>
      </w:r>
      <w:r>
        <w:t>5</w:t>
      </w:r>
      <w:r w:rsidRPr="00DD771D">
        <w:t xml:space="preserve">. </w:t>
      </w:r>
      <w:r>
        <w:t xml:space="preserve">Resultados </w:t>
      </w:r>
      <w:r>
        <w:t>pessoais</w:t>
      </w:r>
      <w:bookmarkEnd w:id="102"/>
    </w:p>
    <w:p w14:paraId="27B7458E" w14:textId="2CEF291C" w:rsidR="00563F89" w:rsidRDefault="00563F89" w:rsidP="00563F89">
      <w:pPr>
        <w:spacing w:line="360" w:lineRule="auto"/>
        <w:ind w:firstLine="706"/>
      </w:pPr>
      <w:r>
        <w:t xml:space="preserve">O início do desenvolvimento de ambos os sistemas apresentou dificuldades por não conhecimento das tecnologias em rede neural e não conhecimento pleno nas tecnologias de node </w:t>
      </w:r>
      <w:proofErr w:type="spellStart"/>
      <w:r>
        <w:t>redux</w:t>
      </w:r>
      <w:proofErr w:type="spellEnd"/>
      <w:r>
        <w:t xml:space="preserve"> do angular, no entanto em algumas semanas após </w:t>
      </w:r>
      <w:r w:rsidR="00DA23A2">
        <w:t>as implementações, tornou mais claro o entendimento de como cada um funciona, onde se apresentou desempenho na codificação e melhoria nas buscas por entendimentos necessários, ou seja, a implementação dessas tecnologias trouxe um ótimo conhecimento visto que futuramente a maioria dos serviços que possuem um padrão utilizarão inteligências artificiais.</w:t>
      </w:r>
    </w:p>
    <w:p w14:paraId="6E08E6AB" w14:textId="6FE74C17" w:rsidR="004E0AE9" w:rsidRDefault="004E0AE9" w:rsidP="004E0AE9">
      <w:pPr>
        <w:spacing w:line="360" w:lineRule="auto"/>
      </w:pPr>
    </w:p>
    <w:p w14:paraId="4EDAB004" w14:textId="6AF75B52" w:rsidR="004E0AE9" w:rsidRDefault="004E0AE9" w:rsidP="004E0AE9">
      <w:pPr>
        <w:pStyle w:val="Ttulo2"/>
        <w:spacing w:line="360" w:lineRule="auto"/>
      </w:pPr>
      <w:bookmarkStart w:id="103" w:name="_Toc111396675"/>
      <w:r>
        <w:t>5.</w:t>
      </w:r>
      <w:r>
        <w:t>6</w:t>
      </w:r>
      <w:r w:rsidRPr="00DD771D">
        <w:t xml:space="preserve">. </w:t>
      </w:r>
      <w:r>
        <w:t>Sistema operacional</w:t>
      </w:r>
      <w:bookmarkEnd w:id="103"/>
    </w:p>
    <w:p w14:paraId="2E7736C0" w14:textId="00C0242D" w:rsidR="004E0AE9" w:rsidRPr="004E0AE9" w:rsidRDefault="004E0AE9" w:rsidP="004E0AE9">
      <w:pPr>
        <w:spacing w:line="360" w:lineRule="auto"/>
        <w:ind w:firstLine="706"/>
      </w:pPr>
      <w:r>
        <w:t xml:space="preserve">As aplicações de gerenciamento e de identificação não foram configuradas para funcionamento específico a um sistema operacional, ambos podem ser instalados em sistemas Unix, Mac OS ou Windows, porém como implementação final, o sistema de gerenciamento foi implementado em nuvem </w:t>
      </w:r>
      <w:r w:rsidR="00C4753F">
        <w:t>usando</w:t>
      </w:r>
      <w:r>
        <w:t xml:space="preserve"> sistema Ubuntu 20.04</w:t>
      </w:r>
      <w:r w:rsidR="00565D56">
        <w:t xml:space="preserve"> LTS 4 gigabytes de memória RAM e 2 núcleos de processamento. A aplicação de identificação humana foi configurada em um sistema operacional Windows pois ele deveria ser o servidor de recebimento de imagens </w:t>
      </w:r>
      <w:r w:rsidR="00C4753F">
        <w:t>conforme a necessidade de requisitos funcionais.</w:t>
      </w:r>
    </w:p>
    <w:p w14:paraId="175F1228" w14:textId="77777777" w:rsidR="004E0AE9" w:rsidRPr="00563F89" w:rsidRDefault="004E0AE9" w:rsidP="004E0AE9">
      <w:pPr>
        <w:spacing w:line="360" w:lineRule="auto"/>
      </w:pPr>
    </w:p>
    <w:p w14:paraId="647A7D70" w14:textId="4FE6C351" w:rsidR="007A307A" w:rsidRPr="002E5CCC" w:rsidRDefault="009A0222" w:rsidP="00C85B26">
      <w:pPr>
        <w:pStyle w:val="Ttulo1"/>
        <w:keepNext w:val="0"/>
        <w:pageBreakBefore/>
        <w:spacing w:after="120" w:line="360" w:lineRule="auto"/>
        <w:rPr>
          <w:sz w:val="28"/>
          <w:szCs w:val="28"/>
        </w:rPr>
      </w:pPr>
      <w:bookmarkStart w:id="104" w:name="_Toc483916795"/>
      <w:bookmarkStart w:id="105" w:name="_Toc483916840"/>
      <w:bookmarkStart w:id="106" w:name="_Toc111396676"/>
      <w:r w:rsidRPr="002E5CCC">
        <w:rPr>
          <w:caps w:val="0"/>
          <w:sz w:val="28"/>
          <w:szCs w:val="28"/>
        </w:rPr>
        <w:lastRenderedPageBreak/>
        <w:t>REFERÊNCIAS</w:t>
      </w:r>
      <w:bookmarkEnd w:id="95"/>
      <w:bookmarkEnd w:id="104"/>
      <w:bookmarkEnd w:id="105"/>
      <w:bookmarkEnd w:id="106"/>
    </w:p>
    <w:p w14:paraId="07D78D63" w14:textId="3A80E56F" w:rsidR="008A45F1" w:rsidRDefault="008A45F1" w:rsidP="008A45F1">
      <w:pPr>
        <w:pStyle w:val="Corpodetexto"/>
        <w:spacing w:after="120" w:line="240" w:lineRule="auto"/>
      </w:pPr>
      <w:r>
        <w:t>ANGULAR 2</w:t>
      </w:r>
      <w:r w:rsidRPr="00663CD8">
        <w:t xml:space="preserve">. </w:t>
      </w:r>
      <w:r w:rsidR="001F0C17">
        <w:rPr>
          <w:b/>
          <w:bCs/>
        </w:rPr>
        <w:t>Conceitos sobre a tecnologia</w:t>
      </w:r>
      <w:r w:rsidRPr="00663CD8">
        <w:rPr>
          <w:b/>
          <w:bCs/>
        </w:rPr>
        <w:t xml:space="preserve"> </w:t>
      </w:r>
      <w:r>
        <w:rPr>
          <w:b/>
          <w:bCs/>
        </w:rPr>
        <w:t>ANGULAR 2</w:t>
      </w:r>
      <w:r w:rsidRPr="00663CD8">
        <w:rPr>
          <w:b/>
          <w:bCs/>
        </w:rPr>
        <w:t>.</w:t>
      </w:r>
      <w:r w:rsidRPr="00663CD8">
        <w:br/>
        <w:t xml:space="preserve">Disponível em </w:t>
      </w:r>
      <w:r w:rsidRPr="00663CD8">
        <w:br/>
      </w:r>
      <w:r w:rsidRPr="003B3E1F">
        <w:t>https://angular.io/guide/architecture</w:t>
      </w:r>
      <w:r>
        <w:t>, 2022.</w:t>
      </w:r>
    </w:p>
    <w:p w14:paraId="49DAC921" w14:textId="4EC07BCA" w:rsidR="008A45F1" w:rsidRDefault="008A45F1" w:rsidP="008A45F1">
      <w:pPr>
        <w:pStyle w:val="Corpodetexto"/>
        <w:spacing w:after="120" w:line="240" w:lineRule="auto"/>
      </w:pPr>
      <w:r>
        <w:t>CNN</w:t>
      </w:r>
      <w:r w:rsidRPr="00663CD8">
        <w:t xml:space="preserve">. </w:t>
      </w:r>
      <w:r w:rsidR="001F0C17">
        <w:rPr>
          <w:b/>
          <w:bCs/>
        </w:rPr>
        <w:t>Conceitos técnicos sobre</w:t>
      </w:r>
      <w:r w:rsidRPr="00663CD8">
        <w:rPr>
          <w:b/>
          <w:bCs/>
        </w:rPr>
        <w:t xml:space="preserve"> </w:t>
      </w:r>
      <w:proofErr w:type="spellStart"/>
      <w:r>
        <w:rPr>
          <w:b/>
          <w:bCs/>
        </w:rPr>
        <w:t>Convolutional</w:t>
      </w:r>
      <w:proofErr w:type="spellEnd"/>
      <w:r>
        <w:rPr>
          <w:b/>
          <w:bCs/>
        </w:rPr>
        <w:t xml:space="preserve"> Neural Network</w:t>
      </w:r>
      <w:r w:rsidRPr="00663CD8">
        <w:rPr>
          <w:b/>
          <w:bCs/>
        </w:rPr>
        <w:t>.</w:t>
      </w:r>
      <w:r w:rsidRPr="00663CD8">
        <w:br/>
        <w:t xml:space="preserve">Disponível em </w:t>
      </w:r>
      <w:r w:rsidRPr="00663CD8">
        <w:br/>
      </w:r>
      <w:r w:rsidRPr="00CD1B5E">
        <w:t>https://www.ibm.com/cloud/learn/convolutional-neural-networks</w:t>
      </w:r>
      <w:r>
        <w:t>, 2022.</w:t>
      </w:r>
    </w:p>
    <w:p w14:paraId="4959DD48" w14:textId="178AF863" w:rsidR="000650BB" w:rsidRDefault="000650BB" w:rsidP="008A45F1">
      <w:pPr>
        <w:pStyle w:val="Corpodetexto"/>
        <w:spacing w:after="120" w:line="240" w:lineRule="auto"/>
      </w:pPr>
      <w:r>
        <w:t>DEEP LEARNING</w:t>
      </w:r>
      <w:r w:rsidRPr="00663CD8">
        <w:t xml:space="preserve">. </w:t>
      </w:r>
      <w:r w:rsidRPr="00663CD8">
        <w:rPr>
          <w:b/>
          <w:bCs/>
        </w:rPr>
        <w:t xml:space="preserve">Apresentação e Definição sobre o que é </w:t>
      </w:r>
      <w:proofErr w:type="spellStart"/>
      <w:r w:rsidRPr="00663CD8">
        <w:rPr>
          <w:b/>
          <w:bCs/>
        </w:rPr>
        <w:t>Deep</w:t>
      </w:r>
      <w:proofErr w:type="spellEnd"/>
      <w:r w:rsidRPr="00663CD8">
        <w:rPr>
          <w:b/>
          <w:bCs/>
        </w:rPr>
        <w:t xml:space="preserve"> Learning.</w:t>
      </w:r>
      <w:r w:rsidRPr="00663CD8">
        <w:br/>
        <w:t>Disponível em</w:t>
      </w:r>
      <w:r w:rsidRPr="00663CD8">
        <w:br/>
      </w:r>
      <w:r w:rsidRPr="00A2537A">
        <w:t>https://www.sas.com/pt_br/insights/analytics/deep-learning.html</w:t>
      </w:r>
      <w:r>
        <w:t>, 2022</w:t>
      </w:r>
    </w:p>
    <w:p w14:paraId="5742133F" w14:textId="16D58562" w:rsidR="008A45F1" w:rsidRDefault="008A45F1" w:rsidP="00A2537A">
      <w:pPr>
        <w:pStyle w:val="Corpodetexto"/>
        <w:spacing w:after="120" w:line="240" w:lineRule="auto"/>
      </w:pPr>
      <w:r>
        <w:t>GIT</w:t>
      </w:r>
      <w:r w:rsidRPr="00663CD8">
        <w:t xml:space="preserve">. </w:t>
      </w:r>
      <w:r w:rsidRPr="00663CD8">
        <w:rPr>
          <w:b/>
          <w:bCs/>
        </w:rPr>
        <w:t xml:space="preserve">Apresentação e Definição da metodologia </w:t>
      </w:r>
      <w:r>
        <w:rPr>
          <w:b/>
          <w:bCs/>
        </w:rPr>
        <w:t>GIT</w:t>
      </w:r>
      <w:r w:rsidRPr="00663CD8">
        <w:rPr>
          <w:b/>
          <w:bCs/>
        </w:rPr>
        <w:t>.</w:t>
      </w:r>
      <w:r w:rsidRPr="00663CD8">
        <w:br/>
        <w:t xml:space="preserve">Disponível em </w:t>
      </w:r>
      <w:r w:rsidRPr="00663CD8">
        <w:br/>
      </w:r>
      <w:r w:rsidRPr="00262A0A">
        <w:t>https://www.atlassian.com/br/git/tutorials/what-is-git</w:t>
      </w:r>
      <w:r>
        <w:t>, 2022.</w:t>
      </w:r>
    </w:p>
    <w:p w14:paraId="7DEF6C91" w14:textId="49F6A55A" w:rsidR="00663CD8" w:rsidRPr="00663CD8" w:rsidRDefault="00663CD8" w:rsidP="00663CD8">
      <w:pPr>
        <w:pStyle w:val="Corpodetexto"/>
        <w:spacing w:after="120" w:line="240" w:lineRule="auto"/>
      </w:pPr>
      <w:r w:rsidRPr="00663CD8">
        <w:t xml:space="preserve">IBM. </w:t>
      </w:r>
      <w:r w:rsidRPr="00663CD8">
        <w:rPr>
          <w:b/>
          <w:bCs/>
        </w:rPr>
        <w:t xml:space="preserve">Apresentação e Definição </w:t>
      </w:r>
      <w:r w:rsidR="001F0C17">
        <w:rPr>
          <w:b/>
          <w:bCs/>
        </w:rPr>
        <w:t>técnica</w:t>
      </w:r>
      <w:r w:rsidRPr="00663CD8">
        <w:rPr>
          <w:b/>
          <w:bCs/>
        </w:rPr>
        <w:t xml:space="preserve"> </w:t>
      </w:r>
      <w:r w:rsidR="001F0C17">
        <w:rPr>
          <w:b/>
          <w:bCs/>
        </w:rPr>
        <w:t>sobre</w:t>
      </w:r>
      <w:r w:rsidRPr="00663CD8">
        <w:rPr>
          <w:b/>
          <w:bCs/>
        </w:rPr>
        <w:t xml:space="preserve"> Redes Neurais.</w:t>
      </w:r>
      <w:r w:rsidRPr="00663CD8">
        <w:rPr>
          <w:b/>
          <w:bCs/>
        </w:rPr>
        <w:br/>
      </w:r>
      <w:r w:rsidRPr="00663CD8">
        <w:t>Disponível em</w:t>
      </w:r>
      <w:r w:rsidRPr="00663CD8">
        <w:rPr>
          <w:b/>
          <w:bCs/>
        </w:rPr>
        <w:br/>
      </w:r>
      <w:r w:rsidR="00E74324" w:rsidRPr="00E74324">
        <w:t>https://www.ibm.com/br-pt/cloud/learn/neural-networks</w:t>
      </w:r>
      <w:r w:rsidR="00E74324">
        <w:t>, 2022</w:t>
      </w:r>
      <w:r w:rsidRPr="00663CD8">
        <w:t>.</w:t>
      </w:r>
    </w:p>
    <w:p w14:paraId="691FD4AF" w14:textId="47E4080D" w:rsidR="002E5CCC" w:rsidRDefault="00663CD8" w:rsidP="00663CD8">
      <w:pPr>
        <w:pStyle w:val="Corpodetexto"/>
        <w:spacing w:after="120" w:line="240" w:lineRule="auto"/>
      </w:pPr>
      <w:r w:rsidRPr="00663CD8">
        <w:t xml:space="preserve">IBM. </w:t>
      </w:r>
      <w:r w:rsidRPr="00663CD8">
        <w:rPr>
          <w:b/>
          <w:bCs/>
        </w:rPr>
        <w:t xml:space="preserve">Apresentação e Definição sobre o que é </w:t>
      </w:r>
      <w:proofErr w:type="spellStart"/>
      <w:r w:rsidRPr="00663CD8">
        <w:rPr>
          <w:b/>
          <w:bCs/>
        </w:rPr>
        <w:t>Machine</w:t>
      </w:r>
      <w:proofErr w:type="spellEnd"/>
      <w:r w:rsidRPr="00663CD8">
        <w:rPr>
          <w:b/>
          <w:bCs/>
        </w:rPr>
        <w:t xml:space="preserve"> Learning.</w:t>
      </w:r>
      <w:r w:rsidRPr="00663CD8">
        <w:br/>
        <w:t>Disponível em</w:t>
      </w:r>
      <w:r w:rsidRPr="00663CD8">
        <w:br/>
      </w:r>
      <w:r w:rsidR="001F0C17" w:rsidRPr="001F0C17">
        <w:t>https://www.ibm.com/br-pt/analytics/machine-learning</w:t>
      </w:r>
      <w:r w:rsidR="00A2537A">
        <w:t>,</w:t>
      </w:r>
      <w:r w:rsidR="001F0C17">
        <w:t xml:space="preserve"> 2022.</w:t>
      </w:r>
    </w:p>
    <w:p w14:paraId="2F0E24EA" w14:textId="1D5AAFE5" w:rsidR="00A2537A" w:rsidRDefault="00A2537A" w:rsidP="00A2537A">
      <w:pPr>
        <w:pStyle w:val="Corpodetexto"/>
        <w:spacing w:after="120" w:line="240" w:lineRule="auto"/>
      </w:pPr>
      <w:r>
        <w:t>JAVA</w:t>
      </w:r>
      <w:r w:rsidRPr="00663CD8">
        <w:t xml:space="preserve">. </w:t>
      </w:r>
      <w:r w:rsidR="0003276F">
        <w:rPr>
          <w:b/>
          <w:bCs/>
        </w:rPr>
        <w:t>Apresentação sobre o que é a tecnologia</w:t>
      </w:r>
      <w:r w:rsidRPr="00663CD8">
        <w:rPr>
          <w:b/>
          <w:bCs/>
        </w:rPr>
        <w:t xml:space="preserve"> </w:t>
      </w:r>
      <w:r>
        <w:rPr>
          <w:b/>
          <w:bCs/>
        </w:rPr>
        <w:t>JAVA</w:t>
      </w:r>
      <w:r w:rsidRPr="00663CD8">
        <w:rPr>
          <w:b/>
          <w:bCs/>
        </w:rPr>
        <w:t>.</w:t>
      </w:r>
      <w:r w:rsidRPr="00663CD8">
        <w:br/>
        <w:t xml:space="preserve">Disponível em </w:t>
      </w:r>
      <w:r w:rsidRPr="00663CD8">
        <w:br/>
      </w:r>
      <w:r w:rsidRPr="00A2537A">
        <w:t>https://www.java.com/pt-BR/download/help/whatis_java.html</w:t>
      </w:r>
      <w:r>
        <w:t>,</w:t>
      </w:r>
      <w:r>
        <w:tab/>
      </w:r>
      <w:r w:rsidR="001F0C17">
        <w:t>2022.</w:t>
      </w:r>
      <w:r>
        <w:tab/>
      </w:r>
      <w:r>
        <w:tab/>
      </w:r>
      <w:r>
        <w:tab/>
      </w:r>
      <w:r>
        <w:t>2022</w:t>
      </w:r>
      <w:r>
        <w:t>.</w:t>
      </w:r>
    </w:p>
    <w:p w14:paraId="4CAAEEF6" w14:textId="79E0E06A" w:rsidR="00A2537A" w:rsidRDefault="00A2537A" w:rsidP="00A2537A">
      <w:pPr>
        <w:pStyle w:val="Corpodetexto"/>
        <w:spacing w:after="120" w:line="240" w:lineRule="auto"/>
      </w:pPr>
      <w:r w:rsidRPr="003B3E1F">
        <w:t>MySQL</w:t>
      </w:r>
      <w:r w:rsidRPr="00663CD8">
        <w:t xml:space="preserve">. </w:t>
      </w:r>
      <w:r w:rsidRPr="00663CD8">
        <w:rPr>
          <w:b/>
          <w:bCs/>
        </w:rPr>
        <w:t xml:space="preserve">Apresentação e Definição da </w:t>
      </w:r>
      <w:r>
        <w:rPr>
          <w:b/>
          <w:bCs/>
        </w:rPr>
        <w:t>tecnologia</w:t>
      </w:r>
      <w:r w:rsidRPr="00663CD8">
        <w:rPr>
          <w:b/>
          <w:bCs/>
        </w:rPr>
        <w:t xml:space="preserve"> </w:t>
      </w:r>
      <w:r>
        <w:rPr>
          <w:b/>
          <w:bCs/>
        </w:rPr>
        <w:t>MySQL</w:t>
      </w:r>
      <w:r w:rsidRPr="00663CD8">
        <w:rPr>
          <w:b/>
          <w:bCs/>
        </w:rPr>
        <w:t>.</w:t>
      </w:r>
      <w:r w:rsidRPr="00663CD8">
        <w:br/>
        <w:t xml:space="preserve">Disponível em </w:t>
      </w:r>
      <w:r w:rsidRPr="00663CD8">
        <w:br/>
      </w:r>
      <w:r w:rsidR="004759A9" w:rsidRPr="004759A9">
        <w:t>https://dev.mysql.com/doc/refman/8.0/en/what-is-mysql.html</w:t>
      </w:r>
      <w:r w:rsidR="004759A9">
        <w:t xml:space="preserve">, </w:t>
      </w:r>
      <w:r>
        <w:t>2022.</w:t>
      </w:r>
    </w:p>
    <w:p w14:paraId="762B269E" w14:textId="399716A8" w:rsidR="00A2537A" w:rsidRDefault="00A2537A" w:rsidP="00A2537A">
      <w:pPr>
        <w:pStyle w:val="Corpodetexto"/>
        <w:spacing w:after="120" w:line="240" w:lineRule="auto"/>
      </w:pPr>
      <w:r>
        <w:t>OPENCV</w:t>
      </w:r>
      <w:r w:rsidRPr="00663CD8">
        <w:t xml:space="preserve">. </w:t>
      </w:r>
      <w:r w:rsidRPr="00663CD8">
        <w:rPr>
          <w:b/>
          <w:bCs/>
        </w:rPr>
        <w:t xml:space="preserve">Apresentação da </w:t>
      </w:r>
      <w:r>
        <w:rPr>
          <w:b/>
          <w:bCs/>
        </w:rPr>
        <w:t>tecnologia</w:t>
      </w:r>
      <w:r w:rsidRPr="00663CD8">
        <w:rPr>
          <w:b/>
          <w:bCs/>
        </w:rPr>
        <w:t xml:space="preserve"> </w:t>
      </w:r>
      <w:r>
        <w:rPr>
          <w:b/>
          <w:bCs/>
        </w:rPr>
        <w:t>OPENCV</w:t>
      </w:r>
      <w:r w:rsidRPr="00663CD8">
        <w:rPr>
          <w:b/>
          <w:bCs/>
        </w:rPr>
        <w:t>.</w:t>
      </w:r>
      <w:r w:rsidRPr="00663CD8">
        <w:br/>
        <w:t xml:space="preserve">Disponível em </w:t>
      </w:r>
      <w:r w:rsidRPr="00663CD8">
        <w:br/>
      </w:r>
      <w:r w:rsidR="00316E10" w:rsidRPr="00316E10">
        <w:t>https://opencv.org/about/</w:t>
      </w:r>
      <w:r>
        <w:t>, 2022.</w:t>
      </w:r>
    </w:p>
    <w:p w14:paraId="213326C2" w14:textId="43031392" w:rsidR="00A2537A" w:rsidRPr="00663CD8" w:rsidRDefault="00A2537A" w:rsidP="00A2537A">
      <w:pPr>
        <w:pStyle w:val="Corpodetexto"/>
        <w:spacing w:after="120" w:line="240" w:lineRule="auto"/>
      </w:pPr>
      <w:r w:rsidRPr="00663CD8">
        <w:t xml:space="preserve">ORACLE. </w:t>
      </w:r>
      <w:r w:rsidR="00316E10">
        <w:rPr>
          <w:b/>
          <w:bCs/>
        </w:rPr>
        <w:t>Conceito e Definição da tecnologia</w:t>
      </w:r>
      <w:r w:rsidRPr="00663CD8">
        <w:rPr>
          <w:b/>
          <w:bCs/>
        </w:rPr>
        <w:t xml:space="preserve"> Inteligência Artificial.</w:t>
      </w:r>
      <w:r w:rsidRPr="00663CD8">
        <w:t xml:space="preserve"> </w:t>
      </w:r>
      <w:r w:rsidRPr="00663CD8">
        <w:br/>
        <w:t xml:space="preserve">Disponível em </w:t>
      </w:r>
      <w:r w:rsidRPr="00663CD8">
        <w:br/>
      </w:r>
      <w:r w:rsidRPr="00E74324">
        <w:t>https://www.oracle.com/br/artificial-intelligence/what-is-ai/</w:t>
      </w:r>
      <w:r>
        <w:t>, 2022.</w:t>
      </w:r>
    </w:p>
    <w:p w14:paraId="3FB41184" w14:textId="174DB7DA" w:rsidR="00A2537A" w:rsidRDefault="00A2537A" w:rsidP="000650BB">
      <w:pPr>
        <w:pStyle w:val="Corpodetexto"/>
        <w:spacing w:after="120" w:line="240" w:lineRule="auto"/>
      </w:pPr>
      <w:r>
        <w:t>PYTHON</w:t>
      </w:r>
      <w:r w:rsidRPr="00663CD8">
        <w:t xml:space="preserve">. </w:t>
      </w:r>
      <w:r w:rsidR="00316E10">
        <w:rPr>
          <w:b/>
          <w:bCs/>
        </w:rPr>
        <w:t>Documentação da tecnologia</w:t>
      </w:r>
      <w:r w:rsidRPr="00663CD8">
        <w:rPr>
          <w:b/>
          <w:bCs/>
        </w:rPr>
        <w:t xml:space="preserve"> </w:t>
      </w:r>
      <w:r>
        <w:rPr>
          <w:b/>
          <w:bCs/>
        </w:rPr>
        <w:t>PYTHON</w:t>
      </w:r>
      <w:r w:rsidRPr="00663CD8">
        <w:rPr>
          <w:b/>
          <w:bCs/>
        </w:rPr>
        <w:t>.</w:t>
      </w:r>
      <w:r w:rsidRPr="00663CD8">
        <w:br/>
        <w:t xml:space="preserve">Disponível em </w:t>
      </w:r>
      <w:r w:rsidRPr="00663CD8">
        <w:br/>
      </w:r>
      <w:r w:rsidRPr="00B45B89">
        <w:t>https://docs.python.org/3/</w:t>
      </w:r>
      <w:r>
        <w:t>, 2022.</w:t>
      </w:r>
    </w:p>
    <w:p w14:paraId="01662EA1" w14:textId="78B192B1" w:rsidR="00A2537A" w:rsidRDefault="00A2537A" w:rsidP="00A2537A">
      <w:pPr>
        <w:pStyle w:val="Corpodetexto"/>
        <w:spacing w:after="120" w:line="240" w:lineRule="auto"/>
      </w:pPr>
      <w:r>
        <w:t>SPRING</w:t>
      </w:r>
      <w:r w:rsidRPr="00663CD8">
        <w:t xml:space="preserve">. </w:t>
      </w:r>
      <w:r w:rsidR="0019503D">
        <w:rPr>
          <w:b/>
          <w:bCs/>
        </w:rPr>
        <w:t>Introdução a tecnologia</w:t>
      </w:r>
      <w:r w:rsidRPr="00663CD8">
        <w:rPr>
          <w:b/>
          <w:bCs/>
        </w:rPr>
        <w:t xml:space="preserve"> </w:t>
      </w:r>
      <w:r>
        <w:rPr>
          <w:b/>
          <w:bCs/>
        </w:rPr>
        <w:t>SPRING</w:t>
      </w:r>
      <w:r w:rsidR="0019503D">
        <w:rPr>
          <w:b/>
          <w:bCs/>
        </w:rPr>
        <w:t xml:space="preserve"> FRAMEWORK</w:t>
      </w:r>
      <w:r w:rsidRPr="00663CD8">
        <w:rPr>
          <w:b/>
          <w:bCs/>
        </w:rPr>
        <w:t>.</w:t>
      </w:r>
      <w:r w:rsidRPr="00663CD8">
        <w:br/>
        <w:t xml:space="preserve">Disponível em </w:t>
      </w:r>
      <w:r w:rsidRPr="00663CD8">
        <w:br/>
      </w:r>
      <w:r w:rsidRPr="00C4782D">
        <w:t>https://www.devmedia.com.br/exemplo/como-comecar-com-spring/73</w:t>
      </w:r>
      <w:r>
        <w:t>, 2022.</w:t>
      </w:r>
    </w:p>
    <w:p w14:paraId="65CE5E73" w14:textId="653B6CE3" w:rsidR="005624AD" w:rsidRDefault="005624AD" w:rsidP="005624AD">
      <w:pPr>
        <w:pStyle w:val="Corpodetexto"/>
        <w:spacing w:after="120" w:line="240" w:lineRule="auto"/>
      </w:pPr>
      <w:r>
        <w:t>TELEGRAM</w:t>
      </w:r>
      <w:r w:rsidRPr="00663CD8">
        <w:t xml:space="preserve">. </w:t>
      </w:r>
      <w:r>
        <w:rPr>
          <w:b/>
          <w:bCs/>
        </w:rPr>
        <w:t>Documentação da API TELEGRAM</w:t>
      </w:r>
      <w:r w:rsidRPr="00663CD8">
        <w:rPr>
          <w:b/>
          <w:bCs/>
        </w:rPr>
        <w:t>.</w:t>
      </w:r>
      <w:r w:rsidRPr="00663CD8">
        <w:br/>
        <w:t xml:space="preserve">Disponível em </w:t>
      </w:r>
      <w:r w:rsidRPr="00663CD8">
        <w:br/>
      </w:r>
      <w:r w:rsidRPr="005624AD">
        <w:t>https://core.telegram.org/</w:t>
      </w:r>
      <w:r>
        <w:t>, 2022.</w:t>
      </w:r>
    </w:p>
    <w:p w14:paraId="1CEF2DFE" w14:textId="77777777" w:rsidR="005624AD" w:rsidRDefault="005624AD" w:rsidP="00A2537A">
      <w:pPr>
        <w:pStyle w:val="Corpodetexto"/>
        <w:spacing w:after="120" w:line="240" w:lineRule="auto"/>
      </w:pPr>
    </w:p>
    <w:p w14:paraId="3E919561" w14:textId="481997A1" w:rsidR="0019503D" w:rsidRDefault="00A2537A" w:rsidP="00663CD8">
      <w:pPr>
        <w:pStyle w:val="Corpodetexto"/>
        <w:spacing w:after="120" w:line="240" w:lineRule="auto"/>
      </w:pPr>
      <w:r>
        <w:lastRenderedPageBreak/>
        <w:t>TYPESCRIPT</w:t>
      </w:r>
      <w:r w:rsidRPr="00663CD8">
        <w:t xml:space="preserve">. </w:t>
      </w:r>
      <w:r w:rsidR="0019503D">
        <w:rPr>
          <w:b/>
          <w:bCs/>
        </w:rPr>
        <w:t>Documentação da tecnologia</w:t>
      </w:r>
      <w:r w:rsidRPr="00663CD8">
        <w:rPr>
          <w:b/>
          <w:bCs/>
        </w:rPr>
        <w:t xml:space="preserve"> </w:t>
      </w:r>
      <w:r>
        <w:rPr>
          <w:b/>
          <w:bCs/>
        </w:rPr>
        <w:t>TYPESCRIPT</w:t>
      </w:r>
      <w:r w:rsidRPr="00663CD8">
        <w:rPr>
          <w:b/>
          <w:bCs/>
        </w:rPr>
        <w:t>.</w:t>
      </w:r>
      <w:r w:rsidRPr="00663CD8">
        <w:br/>
        <w:t xml:space="preserve">Disponível em </w:t>
      </w:r>
      <w:r w:rsidRPr="00663CD8">
        <w:br/>
      </w:r>
      <w:r w:rsidRPr="00B45B89">
        <w:t>https://www.typescriptlang.org/docs/</w:t>
      </w:r>
      <w:r>
        <w:t>, 2022.</w:t>
      </w:r>
      <w:bookmarkEnd w:id="51"/>
    </w:p>
    <w:p w14:paraId="47D92968" w14:textId="77777777" w:rsidR="0019503D" w:rsidRDefault="0019503D" w:rsidP="00663CD8">
      <w:pPr>
        <w:pStyle w:val="Corpodetexto"/>
        <w:spacing w:after="120" w:line="240" w:lineRule="auto"/>
      </w:pPr>
    </w:p>
    <w:p w14:paraId="51E66689" w14:textId="721C6EF2" w:rsidR="0019503D" w:rsidRDefault="0019503D" w:rsidP="00663CD8">
      <w:pPr>
        <w:pStyle w:val="Corpodetexto"/>
        <w:spacing w:after="120" w:line="240" w:lineRule="auto"/>
      </w:pPr>
      <w:r>
        <w:t>YOLO</w:t>
      </w:r>
      <w:r w:rsidRPr="00663CD8">
        <w:t xml:space="preserve">. </w:t>
      </w:r>
      <w:r>
        <w:rPr>
          <w:b/>
          <w:bCs/>
        </w:rPr>
        <w:t>Desenvolvimento com a tecnologia YOLO</w:t>
      </w:r>
      <w:r w:rsidRPr="00663CD8">
        <w:rPr>
          <w:b/>
          <w:bCs/>
        </w:rPr>
        <w:t>.</w:t>
      </w:r>
      <w:r w:rsidRPr="00663CD8">
        <w:br/>
        <w:t xml:space="preserve">Disponível em </w:t>
      </w:r>
      <w:r w:rsidRPr="00663CD8">
        <w:br/>
      </w:r>
      <w:r w:rsidRPr="00A2537A">
        <w:t>https://iaexpert.academy/2020/10/13/deteccao-de-objetos-com-yolo-uma-abordagem-moderna/</w:t>
      </w:r>
      <w:r>
        <w:t>, 2022.</w:t>
      </w:r>
    </w:p>
    <w:p w14:paraId="60D3B30D" w14:textId="7114F3B2" w:rsidR="00C4782D" w:rsidRDefault="00C4782D" w:rsidP="00C4782D">
      <w:pPr>
        <w:pStyle w:val="Corpodetexto"/>
        <w:spacing w:after="120" w:line="240" w:lineRule="auto"/>
      </w:pPr>
      <w:r>
        <w:t>YOLO</w:t>
      </w:r>
      <w:r w:rsidRPr="00663CD8">
        <w:t xml:space="preserve">. </w:t>
      </w:r>
      <w:r w:rsidRPr="00663CD8">
        <w:rPr>
          <w:b/>
          <w:bCs/>
        </w:rPr>
        <w:t xml:space="preserve">Apresentação e Definição da </w:t>
      </w:r>
      <w:r>
        <w:rPr>
          <w:b/>
          <w:bCs/>
        </w:rPr>
        <w:t>tecnologia</w:t>
      </w:r>
      <w:r w:rsidRPr="00663CD8">
        <w:rPr>
          <w:b/>
          <w:bCs/>
        </w:rPr>
        <w:t xml:space="preserve"> </w:t>
      </w:r>
      <w:r>
        <w:rPr>
          <w:b/>
          <w:bCs/>
        </w:rPr>
        <w:t>YOLO</w:t>
      </w:r>
      <w:r w:rsidRPr="00663CD8">
        <w:rPr>
          <w:b/>
          <w:bCs/>
        </w:rPr>
        <w:t>.</w:t>
      </w:r>
      <w:r w:rsidRPr="00663CD8">
        <w:br/>
        <w:t xml:space="preserve">Disponível em </w:t>
      </w:r>
      <w:r w:rsidRPr="00663CD8">
        <w:br/>
      </w:r>
      <w:r w:rsidRPr="00C4782D">
        <w:t>https://www.java.com/pt-BR/download/help/whatis_java.html</w:t>
      </w:r>
      <w:r>
        <w:t>, 2022.</w:t>
      </w:r>
    </w:p>
    <w:p w14:paraId="224B4200" w14:textId="397B3E80" w:rsidR="000C3B1C" w:rsidRDefault="000C3B1C" w:rsidP="000C3B1C">
      <w:pPr>
        <w:pStyle w:val="Corpodetexto"/>
        <w:spacing w:after="120" w:line="240" w:lineRule="auto"/>
      </w:pPr>
      <w:r>
        <w:t>YOLO</w:t>
      </w:r>
      <w:r w:rsidRPr="00663CD8">
        <w:t xml:space="preserve">. </w:t>
      </w:r>
      <w:r>
        <w:rPr>
          <w:b/>
          <w:bCs/>
        </w:rPr>
        <w:t xml:space="preserve">Review de algoritmo </w:t>
      </w:r>
      <w:r w:rsidRPr="00663CD8">
        <w:rPr>
          <w:b/>
          <w:bCs/>
        </w:rPr>
        <w:t>YOLO</w:t>
      </w:r>
      <w:r w:rsidRPr="00663CD8">
        <w:rPr>
          <w:b/>
          <w:bCs/>
        </w:rPr>
        <w:t>.</w:t>
      </w:r>
      <w:r w:rsidRPr="00663CD8">
        <w:br/>
        <w:t xml:space="preserve">Disponível em </w:t>
      </w:r>
      <w:r w:rsidRPr="00663CD8">
        <w:br/>
      </w:r>
      <w:r w:rsidRPr="000C3B1C">
        <w:t>https://www.sciencedirect.com/science/article/pii/S1877050922001363</w:t>
      </w:r>
      <w:r>
        <w:t>, 2022.</w:t>
      </w:r>
    </w:p>
    <w:p w14:paraId="1AA76145" w14:textId="77777777" w:rsidR="000C3B1C" w:rsidRDefault="000C3B1C" w:rsidP="00C4782D">
      <w:pPr>
        <w:pStyle w:val="Corpodetexto"/>
        <w:spacing w:after="120" w:line="240" w:lineRule="auto"/>
      </w:pPr>
    </w:p>
    <w:p w14:paraId="77B4E6B3" w14:textId="77777777" w:rsidR="00CD1B5E" w:rsidRDefault="00CD1B5E" w:rsidP="00CD1B5E">
      <w:pPr>
        <w:pStyle w:val="Corpodetexto"/>
        <w:spacing w:after="120" w:line="240" w:lineRule="auto"/>
      </w:pPr>
    </w:p>
    <w:p w14:paraId="2AC3598F" w14:textId="77777777" w:rsidR="00CD1B5E" w:rsidRDefault="00CD1B5E" w:rsidP="003B3E1F">
      <w:pPr>
        <w:pStyle w:val="Corpodetexto"/>
        <w:spacing w:after="120" w:line="240" w:lineRule="auto"/>
      </w:pPr>
    </w:p>
    <w:p w14:paraId="364DC6E3" w14:textId="77777777" w:rsidR="00C4782D" w:rsidRDefault="00C4782D" w:rsidP="00C4782D">
      <w:pPr>
        <w:pStyle w:val="Corpodetexto"/>
        <w:spacing w:after="120" w:line="240" w:lineRule="auto"/>
      </w:pPr>
    </w:p>
    <w:p w14:paraId="500A3515" w14:textId="77777777" w:rsidR="00C4782D" w:rsidRDefault="00C4782D" w:rsidP="00C4782D">
      <w:pPr>
        <w:pStyle w:val="Corpodetexto"/>
        <w:spacing w:after="120" w:line="240" w:lineRule="auto"/>
      </w:pPr>
    </w:p>
    <w:p w14:paraId="7483132A" w14:textId="77777777" w:rsidR="00B45B89" w:rsidRDefault="00B45B89" w:rsidP="00B45B89">
      <w:pPr>
        <w:pStyle w:val="Corpodetexto"/>
        <w:spacing w:after="120" w:line="240" w:lineRule="auto"/>
      </w:pPr>
    </w:p>
    <w:p w14:paraId="0E99814E" w14:textId="45CB33A5" w:rsidR="00B45B89" w:rsidRPr="00663CD8" w:rsidRDefault="00B45B89" w:rsidP="00663CD8">
      <w:pPr>
        <w:pStyle w:val="Corpodetexto"/>
        <w:spacing w:after="120" w:line="240" w:lineRule="auto"/>
      </w:pPr>
    </w:p>
    <w:sectPr w:rsidR="00B45B89" w:rsidRPr="00663CD8"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F0435" w14:textId="77777777" w:rsidR="00243D67" w:rsidRDefault="00243D67">
      <w:r>
        <w:separator/>
      </w:r>
    </w:p>
  </w:endnote>
  <w:endnote w:type="continuationSeparator" w:id="0">
    <w:p w14:paraId="2A5B01B2" w14:textId="77777777" w:rsidR="00243D67" w:rsidRDefault="0024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2568D" w14:textId="77777777" w:rsidR="002D78C0" w:rsidRDefault="002D78C0">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39123" w14:textId="77777777" w:rsidR="00243D67" w:rsidRDefault="00243D67">
      <w:r>
        <w:separator/>
      </w:r>
    </w:p>
  </w:footnote>
  <w:footnote w:type="continuationSeparator" w:id="0">
    <w:p w14:paraId="01BD0377" w14:textId="77777777" w:rsidR="00243D67" w:rsidRDefault="00243D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D8CB" w14:textId="77777777" w:rsidR="002D78C0" w:rsidRDefault="002D78C0"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2D78C0" w:rsidRDefault="002D78C0"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9438" w14:textId="77777777" w:rsidR="002D78C0" w:rsidRDefault="002D78C0">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1B0B9" w14:textId="77777777" w:rsidR="002D78C0" w:rsidRDefault="002D78C0" w:rsidP="00D70A45">
    <w:pPr>
      <w:pStyle w:val="Cabealho"/>
      <w:ind w:right="360"/>
      <w:jc w:val="right"/>
    </w:pPr>
    <w:r>
      <w:rPr>
        <w:sz w:val="20"/>
        <w:szCs w:val="20"/>
      </w:rPr>
      <w:t xml:space="preserve"> </w:t>
    </w:r>
  </w:p>
  <w:p w14:paraId="5EE592A1" w14:textId="77777777" w:rsidR="002D78C0" w:rsidRDefault="002D78C0">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1C3F" w14:textId="77777777" w:rsidR="002D78C0" w:rsidRDefault="002D78C0">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EB48C" w14:textId="432B83BC" w:rsidR="002D78C0" w:rsidRDefault="002D78C0">
    <w:pPr>
      <w:pStyle w:val="Cabealho"/>
      <w:jc w:val="right"/>
    </w:pPr>
    <w:r>
      <w:fldChar w:fldCharType="begin"/>
    </w:r>
    <w:r>
      <w:instrText>PAGE   \* MERGEFORMAT</w:instrText>
    </w:r>
    <w:r>
      <w:fldChar w:fldCharType="separate"/>
    </w:r>
    <w:r w:rsidR="00695366">
      <w:rPr>
        <w:noProof/>
      </w:rPr>
      <w:t>20</w:t>
    </w:r>
    <w:r>
      <w:fldChar w:fldCharType="end"/>
    </w:r>
  </w:p>
  <w:p w14:paraId="64F12165" w14:textId="77777777" w:rsidR="002D78C0" w:rsidRDefault="002D78C0">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8946D" w14:textId="77777777" w:rsidR="002D78C0" w:rsidRDefault="002D78C0" w:rsidP="00D70A45">
    <w:pPr>
      <w:pStyle w:val="Cabealho"/>
      <w:ind w:right="360"/>
      <w:jc w:val="right"/>
    </w:pPr>
    <w:r>
      <w:rPr>
        <w:sz w:val="20"/>
        <w:szCs w:val="20"/>
      </w:rPr>
      <w:t xml:space="preserve"> </w:t>
    </w:r>
  </w:p>
  <w:p w14:paraId="6102C009" w14:textId="77777777" w:rsidR="002D78C0" w:rsidRDefault="002D78C0">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8" type="#_x0000_t75" style="width:3in;height:3in" o:bullet="t">
        <v:imagedata r:id="rId1" o:title=""/>
      </v:shape>
    </w:pict>
  </w:numPicBullet>
  <w:abstractNum w:abstractNumId="0" w15:restartNumberingAfterBreak="0">
    <w:nsid w:val="03B86A45"/>
    <w:multiLevelType w:val="hybridMultilevel"/>
    <w:tmpl w:val="C31E06CE"/>
    <w:lvl w:ilvl="0" w:tplc="0409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FF268F6"/>
    <w:multiLevelType w:val="hybridMultilevel"/>
    <w:tmpl w:val="C68ED576"/>
    <w:lvl w:ilvl="0" w:tplc="0409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135D783A"/>
    <w:multiLevelType w:val="hybridMultilevel"/>
    <w:tmpl w:val="17AEC88E"/>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5" w15:restartNumberingAfterBreak="0">
    <w:nsid w:val="1880251A"/>
    <w:multiLevelType w:val="hybridMultilevel"/>
    <w:tmpl w:val="231AF04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7"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8"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9"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0"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2" w15:restartNumberingAfterBreak="0">
    <w:nsid w:val="41EF212A"/>
    <w:multiLevelType w:val="hybridMultilevel"/>
    <w:tmpl w:val="073828F4"/>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3"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4" w15:restartNumberingAfterBreak="0">
    <w:nsid w:val="4FBD5DFA"/>
    <w:multiLevelType w:val="hybridMultilevel"/>
    <w:tmpl w:val="32A413B8"/>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5"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6"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1954B7B"/>
    <w:multiLevelType w:val="multilevel"/>
    <w:tmpl w:val="CD7831DE"/>
    <w:lvl w:ilvl="0">
      <w:start w:val="1"/>
      <w:numFmt w:val="decimal"/>
      <w:lvlText w:val="%1."/>
      <w:lvlJc w:val="left"/>
      <w:pPr>
        <w:ind w:left="1008" w:hanging="360"/>
      </w:pPr>
    </w:lvl>
    <w:lvl w:ilvl="1">
      <w:start w:val="1"/>
      <w:numFmt w:val="decimal"/>
      <w:isLgl/>
      <w:lvlText w:val="%1.%2."/>
      <w:lvlJc w:val="left"/>
      <w:pPr>
        <w:ind w:left="1068" w:hanging="42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28"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088" w:hanging="1440"/>
      </w:pPr>
      <w:rPr>
        <w:rFonts w:hint="default"/>
      </w:rPr>
    </w:lvl>
    <w:lvl w:ilvl="8">
      <w:start w:val="1"/>
      <w:numFmt w:val="decimal"/>
      <w:isLgl/>
      <w:lvlText w:val="%1.%2.%3.%4.%5.%6.%7.%8.%9."/>
      <w:lvlJc w:val="left"/>
      <w:pPr>
        <w:ind w:left="2448" w:hanging="1800"/>
      </w:pPr>
      <w:rPr>
        <w:rFonts w:hint="default"/>
      </w:rPr>
    </w:lvl>
  </w:abstractNum>
  <w:abstractNum w:abstractNumId="20"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16cid:durableId="1145242014">
    <w:abstractNumId w:val="1"/>
  </w:num>
  <w:num w:numId="2" w16cid:durableId="1148590523">
    <w:abstractNumId w:val="9"/>
  </w:num>
  <w:num w:numId="3" w16cid:durableId="1924875855">
    <w:abstractNumId w:val="3"/>
  </w:num>
  <w:num w:numId="4" w16cid:durableId="1020817627">
    <w:abstractNumId w:val="16"/>
  </w:num>
  <w:num w:numId="5" w16cid:durableId="1100107203">
    <w:abstractNumId w:val="15"/>
  </w:num>
  <w:num w:numId="6" w16cid:durableId="1446192416">
    <w:abstractNumId w:val="8"/>
  </w:num>
  <w:num w:numId="7" w16cid:durableId="1635403909">
    <w:abstractNumId w:val="11"/>
  </w:num>
  <w:num w:numId="8" w16cid:durableId="978458697">
    <w:abstractNumId w:val="7"/>
  </w:num>
  <w:num w:numId="9" w16cid:durableId="535392895">
    <w:abstractNumId w:val="20"/>
  </w:num>
  <w:num w:numId="10" w16cid:durableId="1586839489">
    <w:abstractNumId w:val="6"/>
  </w:num>
  <w:num w:numId="11" w16cid:durableId="1652756418">
    <w:abstractNumId w:val="10"/>
  </w:num>
  <w:num w:numId="12" w16cid:durableId="310139826">
    <w:abstractNumId w:val="13"/>
  </w:num>
  <w:num w:numId="13" w16cid:durableId="815101317">
    <w:abstractNumId w:val="17"/>
  </w:num>
  <w:num w:numId="14" w16cid:durableId="878470735">
    <w:abstractNumId w:val="18"/>
  </w:num>
  <w:num w:numId="15" w16cid:durableId="966206247">
    <w:abstractNumId w:val="4"/>
  </w:num>
  <w:num w:numId="16" w16cid:durableId="388656297">
    <w:abstractNumId w:val="2"/>
  </w:num>
  <w:num w:numId="17" w16cid:durableId="968896646">
    <w:abstractNumId w:val="0"/>
  </w:num>
  <w:num w:numId="18" w16cid:durableId="1234853794">
    <w:abstractNumId w:val="12"/>
  </w:num>
  <w:num w:numId="19" w16cid:durableId="840587013">
    <w:abstractNumId w:val="19"/>
  </w:num>
  <w:num w:numId="20" w16cid:durableId="1447577544">
    <w:abstractNumId w:val="5"/>
  </w:num>
  <w:num w:numId="21" w16cid:durableId="21050226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ONARDO ALEIXO DA SILVA">
    <w15:presenceInfo w15:providerId="None" w15:userId="LEONARDO ALEIXO DA SIL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100ED"/>
    <w:rsid w:val="00011022"/>
    <w:rsid w:val="0001202E"/>
    <w:rsid w:val="0001497D"/>
    <w:rsid w:val="00014E04"/>
    <w:rsid w:val="00014E94"/>
    <w:rsid w:val="00014F7C"/>
    <w:rsid w:val="00015735"/>
    <w:rsid w:val="0001597F"/>
    <w:rsid w:val="00015F94"/>
    <w:rsid w:val="000201EA"/>
    <w:rsid w:val="00020A3E"/>
    <w:rsid w:val="00020ACE"/>
    <w:rsid w:val="00020DB6"/>
    <w:rsid w:val="0002152C"/>
    <w:rsid w:val="00023333"/>
    <w:rsid w:val="00023422"/>
    <w:rsid w:val="000234D8"/>
    <w:rsid w:val="00023B5C"/>
    <w:rsid w:val="0002406B"/>
    <w:rsid w:val="0002553B"/>
    <w:rsid w:val="00026B2A"/>
    <w:rsid w:val="000271F2"/>
    <w:rsid w:val="00027994"/>
    <w:rsid w:val="00027C4C"/>
    <w:rsid w:val="0003065F"/>
    <w:rsid w:val="000307E4"/>
    <w:rsid w:val="00031EA5"/>
    <w:rsid w:val="0003276F"/>
    <w:rsid w:val="00032DFC"/>
    <w:rsid w:val="00033BD9"/>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58A6"/>
    <w:rsid w:val="00056830"/>
    <w:rsid w:val="00057E4F"/>
    <w:rsid w:val="000617C6"/>
    <w:rsid w:val="00062B54"/>
    <w:rsid w:val="000650BB"/>
    <w:rsid w:val="00065105"/>
    <w:rsid w:val="00065A15"/>
    <w:rsid w:val="00070183"/>
    <w:rsid w:val="000704D8"/>
    <w:rsid w:val="000718E0"/>
    <w:rsid w:val="00071EA2"/>
    <w:rsid w:val="00072F07"/>
    <w:rsid w:val="00072F78"/>
    <w:rsid w:val="00073B61"/>
    <w:rsid w:val="00074465"/>
    <w:rsid w:val="00074BE5"/>
    <w:rsid w:val="00076535"/>
    <w:rsid w:val="000766AD"/>
    <w:rsid w:val="00080513"/>
    <w:rsid w:val="0008156B"/>
    <w:rsid w:val="00085C40"/>
    <w:rsid w:val="0008609D"/>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B1C"/>
    <w:rsid w:val="000C3D18"/>
    <w:rsid w:val="000C43CD"/>
    <w:rsid w:val="000C5BFF"/>
    <w:rsid w:val="000C7BCC"/>
    <w:rsid w:val="000D029B"/>
    <w:rsid w:val="000D15C7"/>
    <w:rsid w:val="000D3758"/>
    <w:rsid w:val="000D3FC8"/>
    <w:rsid w:val="000D52EF"/>
    <w:rsid w:val="000E112D"/>
    <w:rsid w:val="000E2827"/>
    <w:rsid w:val="000E30F3"/>
    <w:rsid w:val="000E3A97"/>
    <w:rsid w:val="000E4CBD"/>
    <w:rsid w:val="000E5CF2"/>
    <w:rsid w:val="000E6722"/>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79B"/>
    <w:rsid w:val="00123CB3"/>
    <w:rsid w:val="00123FF5"/>
    <w:rsid w:val="00126424"/>
    <w:rsid w:val="0012799D"/>
    <w:rsid w:val="0013234C"/>
    <w:rsid w:val="00134C13"/>
    <w:rsid w:val="00135B40"/>
    <w:rsid w:val="00136A9B"/>
    <w:rsid w:val="00137460"/>
    <w:rsid w:val="00140230"/>
    <w:rsid w:val="00140AA7"/>
    <w:rsid w:val="00140E4C"/>
    <w:rsid w:val="0014149A"/>
    <w:rsid w:val="001445FA"/>
    <w:rsid w:val="00145688"/>
    <w:rsid w:val="00145A45"/>
    <w:rsid w:val="00146621"/>
    <w:rsid w:val="00147234"/>
    <w:rsid w:val="001543F3"/>
    <w:rsid w:val="00154791"/>
    <w:rsid w:val="00154BAB"/>
    <w:rsid w:val="0015618C"/>
    <w:rsid w:val="00156311"/>
    <w:rsid w:val="00160A14"/>
    <w:rsid w:val="00161D8F"/>
    <w:rsid w:val="00162889"/>
    <w:rsid w:val="00162BFD"/>
    <w:rsid w:val="001633FF"/>
    <w:rsid w:val="0016525A"/>
    <w:rsid w:val="00165F27"/>
    <w:rsid w:val="00167B0A"/>
    <w:rsid w:val="001703AC"/>
    <w:rsid w:val="00170DC2"/>
    <w:rsid w:val="00171A7A"/>
    <w:rsid w:val="00172F5E"/>
    <w:rsid w:val="001730DC"/>
    <w:rsid w:val="00173867"/>
    <w:rsid w:val="00173CA6"/>
    <w:rsid w:val="0017550B"/>
    <w:rsid w:val="00176459"/>
    <w:rsid w:val="00176E49"/>
    <w:rsid w:val="00177B58"/>
    <w:rsid w:val="001810F5"/>
    <w:rsid w:val="001812E0"/>
    <w:rsid w:val="001826B3"/>
    <w:rsid w:val="00185774"/>
    <w:rsid w:val="00187189"/>
    <w:rsid w:val="001873F8"/>
    <w:rsid w:val="001878E8"/>
    <w:rsid w:val="00190134"/>
    <w:rsid w:val="00190EB5"/>
    <w:rsid w:val="0019503D"/>
    <w:rsid w:val="00195BB0"/>
    <w:rsid w:val="0019622B"/>
    <w:rsid w:val="001A14AF"/>
    <w:rsid w:val="001A3CC7"/>
    <w:rsid w:val="001A72F5"/>
    <w:rsid w:val="001A7BAA"/>
    <w:rsid w:val="001B122D"/>
    <w:rsid w:val="001B1C27"/>
    <w:rsid w:val="001B2459"/>
    <w:rsid w:val="001B2A42"/>
    <w:rsid w:val="001B2E24"/>
    <w:rsid w:val="001B5D83"/>
    <w:rsid w:val="001B7BB1"/>
    <w:rsid w:val="001C0926"/>
    <w:rsid w:val="001C1AB1"/>
    <w:rsid w:val="001C1BC2"/>
    <w:rsid w:val="001C2527"/>
    <w:rsid w:val="001C415D"/>
    <w:rsid w:val="001C43DA"/>
    <w:rsid w:val="001C5710"/>
    <w:rsid w:val="001C58B5"/>
    <w:rsid w:val="001C70E7"/>
    <w:rsid w:val="001D04A2"/>
    <w:rsid w:val="001D05A6"/>
    <w:rsid w:val="001D06EA"/>
    <w:rsid w:val="001D1EF6"/>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F02A2"/>
    <w:rsid w:val="001F04C4"/>
    <w:rsid w:val="001F0C17"/>
    <w:rsid w:val="001F1D46"/>
    <w:rsid w:val="001F26FA"/>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20007"/>
    <w:rsid w:val="002204F6"/>
    <w:rsid w:val="00220961"/>
    <w:rsid w:val="00222B0D"/>
    <w:rsid w:val="00224577"/>
    <w:rsid w:val="0022488B"/>
    <w:rsid w:val="00225073"/>
    <w:rsid w:val="002252FA"/>
    <w:rsid w:val="002262BE"/>
    <w:rsid w:val="00230A3F"/>
    <w:rsid w:val="00231CBA"/>
    <w:rsid w:val="002327F0"/>
    <w:rsid w:val="002338A1"/>
    <w:rsid w:val="00233FC7"/>
    <w:rsid w:val="002355ED"/>
    <w:rsid w:val="00236A03"/>
    <w:rsid w:val="002376B5"/>
    <w:rsid w:val="00237E74"/>
    <w:rsid w:val="002405BC"/>
    <w:rsid w:val="002415C4"/>
    <w:rsid w:val="00241826"/>
    <w:rsid w:val="00243D67"/>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2A0A"/>
    <w:rsid w:val="00263C55"/>
    <w:rsid w:val="00263F22"/>
    <w:rsid w:val="00264940"/>
    <w:rsid w:val="00266CB7"/>
    <w:rsid w:val="00266CFB"/>
    <w:rsid w:val="00267666"/>
    <w:rsid w:val="0027124A"/>
    <w:rsid w:val="0027227D"/>
    <w:rsid w:val="0027238B"/>
    <w:rsid w:val="002730EE"/>
    <w:rsid w:val="002731D8"/>
    <w:rsid w:val="00273A9A"/>
    <w:rsid w:val="0027471C"/>
    <w:rsid w:val="00276193"/>
    <w:rsid w:val="002800C0"/>
    <w:rsid w:val="00281128"/>
    <w:rsid w:val="00282E6A"/>
    <w:rsid w:val="00283290"/>
    <w:rsid w:val="00283A2B"/>
    <w:rsid w:val="00283A4E"/>
    <w:rsid w:val="00284D32"/>
    <w:rsid w:val="002850BE"/>
    <w:rsid w:val="00286C1E"/>
    <w:rsid w:val="00287DCC"/>
    <w:rsid w:val="0029119A"/>
    <w:rsid w:val="00292217"/>
    <w:rsid w:val="00292E8A"/>
    <w:rsid w:val="0029353D"/>
    <w:rsid w:val="00293787"/>
    <w:rsid w:val="00294060"/>
    <w:rsid w:val="00294844"/>
    <w:rsid w:val="0029498A"/>
    <w:rsid w:val="00296DE2"/>
    <w:rsid w:val="00297B8B"/>
    <w:rsid w:val="002A0396"/>
    <w:rsid w:val="002A0AAF"/>
    <w:rsid w:val="002A15E6"/>
    <w:rsid w:val="002A215E"/>
    <w:rsid w:val="002A27AD"/>
    <w:rsid w:val="002A48BE"/>
    <w:rsid w:val="002A4D55"/>
    <w:rsid w:val="002A574E"/>
    <w:rsid w:val="002A5CD0"/>
    <w:rsid w:val="002A6966"/>
    <w:rsid w:val="002A7FB0"/>
    <w:rsid w:val="002B05E4"/>
    <w:rsid w:val="002B0AE8"/>
    <w:rsid w:val="002B26BE"/>
    <w:rsid w:val="002B4944"/>
    <w:rsid w:val="002C0618"/>
    <w:rsid w:val="002C13FD"/>
    <w:rsid w:val="002C20D0"/>
    <w:rsid w:val="002C5D5D"/>
    <w:rsid w:val="002C6005"/>
    <w:rsid w:val="002C6F52"/>
    <w:rsid w:val="002D4077"/>
    <w:rsid w:val="002D4BA2"/>
    <w:rsid w:val="002D528E"/>
    <w:rsid w:val="002D7795"/>
    <w:rsid w:val="002D78C0"/>
    <w:rsid w:val="002D7AB7"/>
    <w:rsid w:val="002E1741"/>
    <w:rsid w:val="002E29BA"/>
    <w:rsid w:val="002E2FD5"/>
    <w:rsid w:val="002E3125"/>
    <w:rsid w:val="002E3371"/>
    <w:rsid w:val="002E481F"/>
    <w:rsid w:val="002E5CCC"/>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10"/>
    <w:rsid w:val="00316E51"/>
    <w:rsid w:val="003202E9"/>
    <w:rsid w:val="003216E3"/>
    <w:rsid w:val="00322370"/>
    <w:rsid w:val="00322F6F"/>
    <w:rsid w:val="003236A1"/>
    <w:rsid w:val="0032478C"/>
    <w:rsid w:val="003253EA"/>
    <w:rsid w:val="00325B2C"/>
    <w:rsid w:val="003279AA"/>
    <w:rsid w:val="0033002E"/>
    <w:rsid w:val="003314EC"/>
    <w:rsid w:val="00332D7A"/>
    <w:rsid w:val="00332E4B"/>
    <w:rsid w:val="00333E50"/>
    <w:rsid w:val="003349FC"/>
    <w:rsid w:val="00335FBD"/>
    <w:rsid w:val="00337D66"/>
    <w:rsid w:val="00343139"/>
    <w:rsid w:val="00345D99"/>
    <w:rsid w:val="003476EC"/>
    <w:rsid w:val="00347DCE"/>
    <w:rsid w:val="00347F82"/>
    <w:rsid w:val="00352859"/>
    <w:rsid w:val="00352CDE"/>
    <w:rsid w:val="00353156"/>
    <w:rsid w:val="003549EA"/>
    <w:rsid w:val="00354C9E"/>
    <w:rsid w:val="00355B24"/>
    <w:rsid w:val="00355D15"/>
    <w:rsid w:val="00357141"/>
    <w:rsid w:val="00357CE6"/>
    <w:rsid w:val="003629B0"/>
    <w:rsid w:val="003656FD"/>
    <w:rsid w:val="00366C90"/>
    <w:rsid w:val="00367278"/>
    <w:rsid w:val="00367A70"/>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E43"/>
    <w:rsid w:val="003A302A"/>
    <w:rsid w:val="003A3207"/>
    <w:rsid w:val="003A419C"/>
    <w:rsid w:val="003A699E"/>
    <w:rsid w:val="003A7176"/>
    <w:rsid w:val="003B2EA6"/>
    <w:rsid w:val="003B3E1F"/>
    <w:rsid w:val="003B4A86"/>
    <w:rsid w:val="003B50E1"/>
    <w:rsid w:val="003C188D"/>
    <w:rsid w:val="003C4E07"/>
    <w:rsid w:val="003C61D2"/>
    <w:rsid w:val="003D3665"/>
    <w:rsid w:val="003D455D"/>
    <w:rsid w:val="003D50AF"/>
    <w:rsid w:val="003D5504"/>
    <w:rsid w:val="003D677D"/>
    <w:rsid w:val="003E06EA"/>
    <w:rsid w:val="003E400A"/>
    <w:rsid w:val="003E448A"/>
    <w:rsid w:val="003E7EE2"/>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682"/>
    <w:rsid w:val="004267DF"/>
    <w:rsid w:val="004268CF"/>
    <w:rsid w:val="00426FA7"/>
    <w:rsid w:val="0042728D"/>
    <w:rsid w:val="00427377"/>
    <w:rsid w:val="0042781F"/>
    <w:rsid w:val="0043053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47EAD"/>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59A9"/>
    <w:rsid w:val="004761BD"/>
    <w:rsid w:val="00476705"/>
    <w:rsid w:val="00476C0A"/>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97CBE"/>
    <w:rsid w:val="004A0390"/>
    <w:rsid w:val="004A126C"/>
    <w:rsid w:val="004A1659"/>
    <w:rsid w:val="004A3736"/>
    <w:rsid w:val="004A3D30"/>
    <w:rsid w:val="004A3E53"/>
    <w:rsid w:val="004A4A52"/>
    <w:rsid w:val="004A6E64"/>
    <w:rsid w:val="004B02D0"/>
    <w:rsid w:val="004B0816"/>
    <w:rsid w:val="004B0FF0"/>
    <w:rsid w:val="004B3602"/>
    <w:rsid w:val="004B755E"/>
    <w:rsid w:val="004C06C2"/>
    <w:rsid w:val="004C14C9"/>
    <w:rsid w:val="004C27A1"/>
    <w:rsid w:val="004C47F4"/>
    <w:rsid w:val="004C538F"/>
    <w:rsid w:val="004C6387"/>
    <w:rsid w:val="004C7C2B"/>
    <w:rsid w:val="004D14CB"/>
    <w:rsid w:val="004D24AE"/>
    <w:rsid w:val="004D2CCD"/>
    <w:rsid w:val="004D39C3"/>
    <w:rsid w:val="004D4951"/>
    <w:rsid w:val="004D5C3A"/>
    <w:rsid w:val="004D6190"/>
    <w:rsid w:val="004D631B"/>
    <w:rsid w:val="004D6C35"/>
    <w:rsid w:val="004E0787"/>
    <w:rsid w:val="004E0AE9"/>
    <w:rsid w:val="004E1AE9"/>
    <w:rsid w:val="004E4284"/>
    <w:rsid w:val="004E7576"/>
    <w:rsid w:val="004E75A4"/>
    <w:rsid w:val="004E7873"/>
    <w:rsid w:val="004F1D5E"/>
    <w:rsid w:val="004F32EB"/>
    <w:rsid w:val="004F4231"/>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2B7"/>
    <w:rsid w:val="00521E01"/>
    <w:rsid w:val="005221E4"/>
    <w:rsid w:val="005222AA"/>
    <w:rsid w:val="005225B9"/>
    <w:rsid w:val="00523498"/>
    <w:rsid w:val="00524075"/>
    <w:rsid w:val="00525BD2"/>
    <w:rsid w:val="005263D2"/>
    <w:rsid w:val="00527039"/>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4AD"/>
    <w:rsid w:val="0056275B"/>
    <w:rsid w:val="00563F89"/>
    <w:rsid w:val="00564CA3"/>
    <w:rsid w:val="00565D56"/>
    <w:rsid w:val="0056728E"/>
    <w:rsid w:val="00567813"/>
    <w:rsid w:val="0057178A"/>
    <w:rsid w:val="0057268A"/>
    <w:rsid w:val="00572759"/>
    <w:rsid w:val="0057381B"/>
    <w:rsid w:val="00576E84"/>
    <w:rsid w:val="00577EB8"/>
    <w:rsid w:val="00582088"/>
    <w:rsid w:val="00582752"/>
    <w:rsid w:val="00582BED"/>
    <w:rsid w:val="005843EA"/>
    <w:rsid w:val="00584BF8"/>
    <w:rsid w:val="005856F2"/>
    <w:rsid w:val="00587773"/>
    <w:rsid w:val="005902C4"/>
    <w:rsid w:val="00590D00"/>
    <w:rsid w:val="00591476"/>
    <w:rsid w:val="00592DC1"/>
    <w:rsid w:val="00593865"/>
    <w:rsid w:val="005949C5"/>
    <w:rsid w:val="00597B37"/>
    <w:rsid w:val="00597D36"/>
    <w:rsid w:val="005A097C"/>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5F77D1"/>
    <w:rsid w:val="00603107"/>
    <w:rsid w:val="006041DD"/>
    <w:rsid w:val="00605E9E"/>
    <w:rsid w:val="006075BA"/>
    <w:rsid w:val="00607B04"/>
    <w:rsid w:val="00610885"/>
    <w:rsid w:val="00610D6F"/>
    <w:rsid w:val="00613240"/>
    <w:rsid w:val="0061512C"/>
    <w:rsid w:val="00617BCE"/>
    <w:rsid w:val="00620DDF"/>
    <w:rsid w:val="00621F7E"/>
    <w:rsid w:val="00622A43"/>
    <w:rsid w:val="00622B4C"/>
    <w:rsid w:val="00623213"/>
    <w:rsid w:val="0062378E"/>
    <w:rsid w:val="00624038"/>
    <w:rsid w:val="006244FD"/>
    <w:rsid w:val="00625B58"/>
    <w:rsid w:val="006266E8"/>
    <w:rsid w:val="00630ED3"/>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6D9"/>
    <w:rsid w:val="00646C4A"/>
    <w:rsid w:val="006508A2"/>
    <w:rsid w:val="00650CE9"/>
    <w:rsid w:val="006538CD"/>
    <w:rsid w:val="00655664"/>
    <w:rsid w:val="00655754"/>
    <w:rsid w:val="00657245"/>
    <w:rsid w:val="0065748C"/>
    <w:rsid w:val="00660507"/>
    <w:rsid w:val="00660853"/>
    <w:rsid w:val="00660E6D"/>
    <w:rsid w:val="00661C8F"/>
    <w:rsid w:val="006621CE"/>
    <w:rsid w:val="006627DB"/>
    <w:rsid w:val="00663063"/>
    <w:rsid w:val="00663CD8"/>
    <w:rsid w:val="0066557B"/>
    <w:rsid w:val="00666781"/>
    <w:rsid w:val="00666B3E"/>
    <w:rsid w:val="00670F43"/>
    <w:rsid w:val="00671B3C"/>
    <w:rsid w:val="006736B1"/>
    <w:rsid w:val="006739AE"/>
    <w:rsid w:val="00674D85"/>
    <w:rsid w:val="00677ECB"/>
    <w:rsid w:val="006812CB"/>
    <w:rsid w:val="00681BEE"/>
    <w:rsid w:val="00684430"/>
    <w:rsid w:val="006849DF"/>
    <w:rsid w:val="00685769"/>
    <w:rsid w:val="00686641"/>
    <w:rsid w:val="006869F6"/>
    <w:rsid w:val="006878FE"/>
    <w:rsid w:val="006879F0"/>
    <w:rsid w:val="00690FF7"/>
    <w:rsid w:val="00691D0A"/>
    <w:rsid w:val="00691E39"/>
    <w:rsid w:val="00693BED"/>
    <w:rsid w:val="00695366"/>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7822"/>
    <w:rsid w:val="006E08F9"/>
    <w:rsid w:val="006E0BBA"/>
    <w:rsid w:val="006E29B2"/>
    <w:rsid w:val="006E4D75"/>
    <w:rsid w:val="006E5B77"/>
    <w:rsid w:val="006E7BEB"/>
    <w:rsid w:val="006F0A4B"/>
    <w:rsid w:val="006F188E"/>
    <w:rsid w:val="006F2F7B"/>
    <w:rsid w:val="006F4327"/>
    <w:rsid w:val="006F4E91"/>
    <w:rsid w:val="006F533C"/>
    <w:rsid w:val="006F582F"/>
    <w:rsid w:val="006F68F8"/>
    <w:rsid w:val="006F7312"/>
    <w:rsid w:val="006F7D4E"/>
    <w:rsid w:val="00702153"/>
    <w:rsid w:val="00702D54"/>
    <w:rsid w:val="00702D93"/>
    <w:rsid w:val="00703CA3"/>
    <w:rsid w:val="0070500D"/>
    <w:rsid w:val="00713FCB"/>
    <w:rsid w:val="00714C69"/>
    <w:rsid w:val="00715AF3"/>
    <w:rsid w:val="00717C82"/>
    <w:rsid w:val="0072010C"/>
    <w:rsid w:val="00720CC0"/>
    <w:rsid w:val="00721B7E"/>
    <w:rsid w:val="0072404A"/>
    <w:rsid w:val="0072426F"/>
    <w:rsid w:val="00724EA8"/>
    <w:rsid w:val="0072627C"/>
    <w:rsid w:val="00726C46"/>
    <w:rsid w:val="0073085D"/>
    <w:rsid w:val="00730F0E"/>
    <w:rsid w:val="0073110A"/>
    <w:rsid w:val="00731353"/>
    <w:rsid w:val="00731B2A"/>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0E7"/>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723"/>
    <w:rsid w:val="00773C8A"/>
    <w:rsid w:val="0077615C"/>
    <w:rsid w:val="00776D61"/>
    <w:rsid w:val="007779BB"/>
    <w:rsid w:val="00780317"/>
    <w:rsid w:val="0078173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2E5B"/>
    <w:rsid w:val="007C4AF5"/>
    <w:rsid w:val="007D0366"/>
    <w:rsid w:val="007D23AF"/>
    <w:rsid w:val="007D3199"/>
    <w:rsid w:val="007D7398"/>
    <w:rsid w:val="007D7C52"/>
    <w:rsid w:val="007E0996"/>
    <w:rsid w:val="007E11F8"/>
    <w:rsid w:val="007E166B"/>
    <w:rsid w:val="007E1D24"/>
    <w:rsid w:val="007E59F2"/>
    <w:rsid w:val="007E5E76"/>
    <w:rsid w:val="007F067B"/>
    <w:rsid w:val="007F0EA4"/>
    <w:rsid w:val="007F24CA"/>
    <w:rsid w:val="007F36CE"/>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624"/>
    <w:rsid w:val="008220B1"/>
    <w:rsid w:val="00822AA5"/>
    <w:rsid w:val="00823A46"/>
    <w:rsid w:val="00825ABB"/>
    <w:rsid w:val="00827527"/>
    <w:rsid w:val="00827FF8"/>
    <w:rsid w:val="0083024F"/>
    <w:rsid w:val="00831248"/>
    <w:rsid w:val="008327DB"/>
    <w:rsid w:val="00832B05"/>
    <w:rsid w:val="008341AA"/>
    <w:rsid w:val="00835894"/>
    <w:rsid w:val="00835C9D"/>
    <w:rsid w:val="00836F32"/>
    <w:rsid w:val="00837304"/>
    <w:rsid w:val="00840590"/>
    <w:rsid w:val="00841A6A"/>
    <w:rsid w:val="00844625"/>
    <w:rsid w:val="00844E4D"/>
    <w:rsid w:val="00845281"/>
    <w:rsid w:val="00846927"/>
    <w:rsid w:val="0084715A"/>
    <w:rsid w:val="00847EBF"/>
    <w:rsid w:val="00851192"/>
    <w:rsid w:val="008511BD"/>
    <w:rsid w:val="008517CD"/>
    <w:rsid w:val="0085282D"/>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76B1"/>
    <w:rsid w:val="00880F45"/>
    <w:rsid w:val="00881602"/>
    <w:rsid w:val="00881953"/>
    <w:rsid w:val="00887B6F"/>
    <w:rsid w:val="00891610"/>
    <w:rsid w:val="00891BCD"/>
    <w:rsid w:val="00893DFF"/>
    <w:rsid w:val="00894682"/>
    <w:rsid w:val="00894775"/>
    <w:rsid w:val="008956C8"/>
    <w:rsid w:val="00897248"/>
    <w:rsid w:val="008A0628"/>
    <w:rsid w:val="008A20EA"/>
    <w:rsid w:val="008A3A0A"/>
    <w:rsid w:val="008A45F1"/>
    <w:rsid w:val="008A50D3"/>
    <w:rsid w:val="008A7D16"/>
    <w:rsid w:val="008B01D0"/>
    <w:rsid w:val="008B1399"/>
    <w:rsid w:val="008B2302"/>
    <w:rsid w:val="008B26E0"/>
    <w:rsid w:val="008B2EA4"/>
    <w:rsid w:val="008B3008"/>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EF"/>
    <w:rsid w:val="008D36E7"/>
    <w:rsid w:val="008D4744"/>
    <w:rsid w:val="008D59E3"/>
    <w:rsid w:val="008D5E78"/>
    <w:rsid w:val="008E0112"/>
    <w:rsid w:val="008E1614"/>
    <w:rsid w:val="008E1740"/>
    <w:rsid w:val="008E66AB"/>
    <w:rsid w:val="008E6847"/>
    <w:rsid w:val="008E710B"/>
    <w:rsid w:val="008E7C61"/>
    <w:rsid w:val="008F001B"/>
    <w:rsid w:val="008F02F5"/>
    <w:rsid w:val="008F1491"/>
    <w:rsid w:val="008F36A7"/>
    <w:rsid w:val="008F7614"/>
    <w:rsid w:val="00900217"/>
    <w:rsid w:val="00900AA2"/>
    <w:rsid w:val="00901825"/>
    <w:rsid w:val="00901988"/>
    <w:rsid w:val="00902996"/>
    <w:rsid w:val="00904996"/>
    <w:rsid w:val="009059B3"/>
    <w:rsid w:val="00907602"/>
    <w:rsid w:val="00910E00"/>
    <w:rsid w:val="00912EF1"/>
    <w:rsid w:val="009157A4"/>
    <w:rsid w:val="00917F88"/>
    <w:rsid w:val="00920353"/>
    <w:rsid w:val="00920D27"/>
    <w:rsid w:val="00921BC6"/>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1760"/>
    <w:rsid w:val="00961D53"/>
    <w:rsid w:val="0096248B"/>
    <w:rsid w:val="00962704"/>
    <w:rsid w:val="00964C69"/>
    <w:rsid w:val="009652C3"/>
    <w:rsid w:val="0096656E"/>
    <w:rsid w:val="00967925"/>
    <w:rsid w:val="00967D6F"/>
    <w:rsid w:val="0097106B"/>
    <w:rsid w:val="00971A60"/>
    <w:rsid w:val="00971D66"/>
    <w:rsid w:val="00972C0B"/>
    <w:rsid w:val="00974765"/>
    <w:rsid w:val="00974C61"/>
    <w:rsid w:val="009775B6"/>
    <w:rsid w:val="00977F0E"/>
    <w:rsid w:val="00981796"/>
    <w:rsid w:val="00982B64"/>
    <w:rsid w:val="00985991"/>
    <w:rsid w:val="00985B1D"/>
    <w:rsid w:val="00985F26"/>
    <w:rsid w:val="0098626A"/>
    <w:rsid w:val="00986D9B"/>
    <w:rsid w:val="0098733A"/>
    <w:rsid w:val="00987971"/>
    <w:rsid w:val="00990C7B"/>
    <w:rsid w:val="00990D09"/>
    <w:rsid w:val="00993606"/>
    <w:rsid w:val="00993A41"/>
    <w:rsid w:val="00993A65"/>
    <w:rsid w:val="00993CE6"/>
    <w:rsid w:val="00994DC3"/>
    <w:rsid w:val="00994EFE"/>
    <w:rsid w:val="009963A0"/>
    <w:rsid w:val="009970A7"/>
    <w:rsid w:val="0099751B"/>
    <w:rsid w:val="00997675"/>
    <w:rsid w:val="00997766"/>
    <w:rsid w:val="009A0222"/>
    <w:rsid w:val="009A05D2"/>
    <w:rsid w:val="009A0B75"/>
    <w:rsid w:val="009A0CD6"/>
    <w:rsid w:val="009A3F9C"/>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03C8"/>
    <w:rsid w:val="00A113C4"/>
    <w:rsid w:val="00A13A88"/>
    <w:rsid w:val="00A17A1A"/>
    <w:rsid w:val="00A17C07"/>
    <w:rsid w:val="00A20408"/>
    <w:rsid w:val="00A21A51"/>
    <w:rsid w:val="00A2346E"/>
    <w:rsid w:val="00A25150"/>
    <w:rsid w:val="00A2537A"/>
    <w:rsid w:val="00A26874"/>
    <w:rsid w:val="00A271A9"/>
    <w:rsid w:val="00A277B2"/>
    <w:rsid w:val="00A301EA"/>
    <w:rsid w:val="00A30AA8"/>
    <w:rsid w:val="00A30FF9"/>
    <w:rsid w:val="00A3137D"/>
    <w:rsid w:val="00A34618"/>
    <w:rsid w:val="00A349D7"/>
    <w:rsid w:val="00A35F15"/>
    <w:rsid w:val="00A40117"/>
    <w:rsid w:val="00A41CBC"/>
    <w:rsid w:val="00A42652"/>
    <w:rsid w:val="00A435DE"/>
    <w:rsid w:val="00A442F4"/>
    <w:rsid w:val="00A45B27"/>
    <w:rsid w:val="00A46968"/>
    <w:rsid w:val="00A474E1"/>
    <w:rsid w:val="00A47C63"/>
    <w:rsid w:val="00A50711"/>
    <w:rsid w:val="00A51870"/>
    <w:rsid w:val="00A53087"/>
    <w:rsid w:val="00A53827"/>
    <w:rsid w:val="00A53B86"/>
    <w:rsid w:val="00A54CDA"/>
    <w:rsid w:val="00A5681F"/>
    <w:rsid w:val="00A6356F"/>
    <w:rsid w:val="00A64F9A"/>
    <w:rsid w:val="00A653A1"/>
    <w:rsid w:val="00A65529"/>
    <w:rsid w:val="00A66CC5"/>
    <w:rsid w:val="00A67317"/>
    <w:rsid w:val="00A6766B"/>
    <w:rsid w:val="00A71CC7"/>
    <w:rsid w:val="00A758AC"/>
    <w:rsid w:val="00A77348"/>
    <w:rsid w:val="00A7770A"/>
    <w:rsid w:val="00A77CB6"/>
    <w:rsid w:val="00A80FDB"/>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1E77"/>
    <w:rsid w:val="00AA27EE"/>
    <w:rsid w:val="00AA3574"/>
    <w:rsid w:val="00AA396B"/>
    <w:rsid w:val="00AA468F"/>
    <w:rsid w:val="00AB0ED1"/>
    <w:rsid w:val="00AB1F24"/>
    <w:rsid w:val="00AB2875"/>
    <w:rsid w:val="00AB2DE6"/>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70B0"/>
    <w:rsid w:val="00AD7949"/>
    <w:rsid w:val="00AE007A"/>
    <w:rsid w:val="00AE09F2"/>
    <w:rsid w:val="00AE3712"/>
    <w:rsid w:val="00AE4C86"/>
    <w:rsid w:val="00AE56CF"/>
    <w:rsid w:val="00AE710D"/>
    <w:rsid w:val="00AE74AD"/>
    <w:rsid w:val="00AE7E1C"/>
    <w:rsid w:val="00AF0784"/>
    <w:rsid w:val="00AF1A66"/>
    <w:rsid w:val="00AF318A"/>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1617"/>
    <w:rsid w:val="00B11F7D"/>
    <w:rsid w:val="00B1398B"/>
    <w:rsid w:val="00B16214"/>
    <w:rsid w:val="00B16887"/>
    <w:rsid w:val="00B20465"/>
    <w:rsid w:val="00B22191"/>
    <w:rsid w:val="00B238AF"/>
    <w:rsid w:val="00B23D86"/>
    <w:rsid w:val="00B23ECA"/>
    <w:rsid w:val="00B251AD"/>
    <w:rsid w:val="00B25816"/>
    <w:rsid w:val="00B27075"/>
    <w:rsid w:val="00B3233A"/>
    <w:rsid w:val="00B324AC"/>
    <w:rsid w:val="00B338A9"/>
    <w:rsid w:val="00B37118"/>
    <w:rsid w:val="00B401A3"/>
    <w:rsid w:val="00B40CD8"/>
    <w:rsid w:val="00B40D88"/>
    <w:rsid w:val="00B41086"/>
    <w:rsid w:val="00B4281C"/>
    <w:rsid w:val="00B43C9B"/>
    <w:rsid w:val="00B4448A"/>
    <w:rsid w:val="00B4449C"/>
    <w:rsid w:val="00B455CC"/>
    <w:rsid w:val="00B45789"/>
    <w:rsid w:val="00B45B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5270"/>
    <w:rsid w:val="00B67C36"/>
    <w:rsid w:val="00B710C4"/>
    <w:rsid w:val="00B7200E"/>
    <w:rsid w:val="00B723BC"/>
    <w:rsid w:val="00B74704"/>
    <w:rsid w:val="00B75D57"/>
    <w:rsid w:val="00B80521"/>
    <w:rsid w:val="00B806EE"/>
    <w:rsid w:val="00B80E64"/>
    <w:rsid w:val="00B81864"/>
    <w:rsid w:val="00B81B1F"/>
    <w:rsid w:val="00B82713"/>
    <w:rsid w:val="00B84544"/>
    <w:rsid w:val="00B84E5C"/>
    <w:rsid w:val="00B85459"/>
    <w:rsid w:val="00B85B44"/>
    <w:rsid w:val="00B85B51"/>
    <w:rsid w:val="00B86F4C"/>
    <w:rsid w:val="00B87748"/>
    <w:rsid w:val="00B9032D"/>
    <w:rsid w:val="00B9319C"/>
    <w:rsid w:val="00B93705"/>
    <w:rsid w:val="00B94D78"/>
    <w:rsid w:val="00B9516C"/>
    <w:rsid w:val="00B96D3D"/>
    <w:rsid w:val="00BA04FE"/>
    <w:rsid w:val="00BA0A46"/>
    <w:rsid w:val="00BA398B"/>
    <w:rsid w:val="00BA7143"/>
    <w:rsid w:val="00BB0749"/>
    <w:rsid w:val="00BB290D"/>
    <w:rsid w:val="00BB2BD4"/>
    <w:rsid w:val="00BB3AE5"/>
    <w:rsid w:val="00BB6DBF"/>
    <w:rsid w:val="00BC04DD"/>
    <w:rsid w:val="00BC1013"/>
    <w:rsid w:val="00BC10EF"/>
    <w:rsid w:val="00BC1733"/>
    <w:rsid w:val="00BC2096"/>
    <w:rsid w:val="00BC2CE0"/>
    <w:rsid w:val="00BC2FF6"/>
    <w:rsid w:val="00BC3688"/>
    <w:rsid w:val="00BC4CEC"/>
    <w:rsid w:val="00BC4D75"/>
    <w:rsid w:val="00BC5C18"/>
    <w:rsid w:val="00BC5EA2"/>
    <w:rsid w:val="00BD07B1"/>
    <w:rsid w:val="00BD0885"/>
    <w:rsid w:val="00BD0E0E"/>
    <w:rsid w:val="00BD3049"/>
    <w:rsid w:val="00BD3BFC"/>
    <w:rsid w:val="00BD3FBD"/>
    <w:rsid w:val="00BD564A"/>
    <w:rsid w:val="00BD6D06"/>
    <w:rsid w:val="00BD7F49"/>
    <w:rsid w:val="00BE0799"/>
    <w:rsid w:val="00BE1657"/>
    <w:rsid w:val="00BE3788"/>
    <w:rsid w:val="00BE3B6D"/>
    <w:rsid w:val="00BE46EF"/>
    <w:rsid w:val="00BE773C"/>
    <w:rsid w:val="00BE7763"/>
    <w:rsid w:val="00BE7F85"/>
    <w:rsid w:val="00BF095B"/>
    <w:rsid w:val="00BF1436"/>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172A5"/>
    <w:rsid w:val="00C20375"/>
    <w:rsid w:val="00C216CB"/>
    <w:rsid w:val="00C21792"/>
    <w:rsid w:val="00C221EE"/>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3417"/>
    <w:rsid w:val="00C4615B"/>
    <w:rsid w:val="00C46811"/>
    <w:rsid w:val="00C4753F"/>
    <w:rsid w:val="00C4782D"/>
    <w:rsid w:val="00C4794F"/>
    <w:rsid w:val="00C47CD2"/>
    <w:rsid w:val="00C504E4"/>
    <w:rsid w:val="00C5150E"/>
    <w:rsid w:val="00C517EA"/>
    <w:rsid w:val="00C52C28"/>
    <w:rsid w:val="00C53424"/>
    <w:rsid w:val="00C556BE"/>
    <w:rsid w:val="00C57E39"/>
    <w:rsid w:val="00C601E2"/>
    <w:rsid w:val="00C62D0C"/>
    <w:rsid w:val="00C64345"/>
    <w:rsid w:val="00C64A7A"/>
    <w:rsid w:val="00C6730A"/>
    <w:rsid w:val="00C6797E"/>
    <w:rsid w:val="00C70D78"/>
    <w:rsid w:val="00C713E9"/>
    <w:rsid w:val="00C72862"/>
    <w:rsid w:val="00C74467"/>
    <w:rsid w:val="00C7458E"/>
    <w:rsid w:val="00C7472C"/>
    <w:rsid w:val="00C74A33"/>
    <w:rsid w:val="00C76C33"/>
    <w:rsid w:val="00C77028"/>
    <w:rsid w:val="00C770A0"/>
    <w:rsid w:val="00C82D41"/>
    <w:rsid w:val="00C849F8"/>
    <w:rsid w:val="00C855E1"/>
    <w:rsid w:val="00C85A79"/>
    <w:rsid w:val="00C85B26"/>
    <w:rsid w:val="00C863AC"/>
    <w:rsid w:val="00C87946"/>
    <w:rsid w:val="00C90EDE"/>
    <w:rsid w:val="00C91B24"/>
    <w:rsid w:val="00C91F17"/>
    <w:rsid w:val="00C9265D"/>
    <w:rsid w:val="00C93A03"/>
    <w:rsid w:val="00C93EFA"/>
    <w:rsid w:val="00C951F2"/>
    <w:rsid w:val="00C95F0E"/>
    <w:rsid w:val="00C97335"/>
    <w:rsid w:val="00CA10AA"/>
    <w:rsid w:val="00CA2EC1"/>
    <w:rsid w:val="00CA3992"/>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D082B"/>
    <w:rsid w:val="00CD11D6"/>
    <w:rsid w:val="00CD13F1"/>
    <w:rsid w:val="00CD191C"/>
    <w:rsid w:val="00CD1B5E"/>
    <w:rsid w:val="00CD1D46"/>
    <w:rsid w:val="00CD424F"/>
    <w:rsid w:val="00CD5C3E"/>
    <w:rsid w:val="00CD6364"/>
    <w:rsid w:val="00CD764F"/>
    <w:rsid w:val="00CD7A87"/>
    <w:rsid w:val="00CE0192"/>
    <w:rsid w:val="00CE066A"/>
    <w:rsid w:val="00CE19BB"/>
    <w:rsid w:val="00CE1B83"/>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5E72"/>
    <w:rsid w:val="00D0725A"/>
    <w:rsid w:val="00D11AB4"/>
    <w:rsid w:val="00D12B6C"/>
    <w:rsid w:val="00D12E5B"/>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E19"/>
    <w:rsid w:val="00D44345"/>
    <w:rsid w:val="00D462DB"/>
    <w:rsid w:val="00D46ABA"/>
    <w:rsid w:val="00D46C82"/>
    <w:rsid w:val="00D47006"/>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E09"/>
    <w:rsid w:val="00D82EFC"/>
    <w:rsid w:val="00D83670"/>
    <w:rsid w:val="00D85B1C"/>
    <w:rsid w:val="00D86C28"/>
    <w:rsid w:val="00D8758F"/>
    <w:rsid w:val="00D87B8F"/>
    <w:rsid w:val="00D905F0"/>
    <w:rsid w:val="00D9101B"/>
    <w:rsid w:val="00D91DAF"/>
    <w:rsid w:val="00D91F9B"/>
    <w:rsid w:val="00D92CCA"/>
    <w:rsid w:val="00D94D5A"/>
    <w:rsid w:val="00D95FB7"/>
    <w:rsid w:val="00D96454"/>
    <w:rsid w:val="00DA052A"/>
    <w:rsid w:val="00DA0D82"/>
    <w:rsid w:val="00DA0DBE"/>
    <w:rsid w:val="00DA0DD3"/>
    <w:rsid w:val="00DA23A2"/>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5544"/>
    <w:rsid w:val="00DD5B5F"/>
    <w:rsid w:val="00DD67B0"/>
    <w:rsid w:val="00DD6C3A"/>
    <w:rsid w:val="00DD771D"/>
    <w:rsid w:val="00DE11E6"/>
    <w:rsid w:val="00DE1235"/>
    <w:rsid w:val="00DE1657"/>
    <w:rsid w:val="00DE24B2"/>
    <w:rsid w:val="00DE2AA4"/>
    <w:rsid w:val="00DE2B1B"/>
    <w:rsid w:val="00DE39AE"/>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2F0F"/>
    <w:rsid w:val="00E16560"/>
    <w:rsid w:val="00E16D9A"/>
    <w:rsid w:val="00E17579"/>
    <w:rsid w:val="00E17B88"/>
    <w:rsid w:val="00E17F69"/>
    <w:rsid w:val="00E223F6"/>
    <w:rsid w:val="00E2260C"/>
    <w:rsid w:val="00E234DA"/>
    <w:rsid w:val="00E24C4E"/>
    <w:rsid w:val="00E313B0"/>
    <w:rsid w:val="00E31DAC"/>
    <w:rsid w:val="00E329C2"/>
    <w:rsid w:val="00E3510F"/>
    <w:rsid w:val="00E36E44"/>
    <w:rsid w:val="00E37846"/>
    <w:rsid w:val="00E40E8B"/>
    <w:rsid w:val="00E40F6A"/>
    <w:rsid w:val="00E433F9"/>
    <w:rsid w:val="00E4412C"/>
    <w:rsid w:val="00E45098"/>
    <w:rsid w:val="00E50A26"/>
    <w:rsid w:val="00E50A5E"/>
    <w:rsid w:val="00E50F05"/>
    <w:rsid w:val="00E53765"/>
    <w:rsid w:val="00E54801"/>
    <w:rsid w:val="00E54B7C"/>
    <w:rsid w:val="00E55A38"/>
    <w:rsid w:val="00E6003B"/>
    <w:rsid w:val="00E62CB3"/>
    <w:rsid w:val="00E63E5A"/>
    <w:rsid w:val="00E64CD6"/>
    <w:rsid w:val="00E64D2F"/>
    <w:rsid w:val="00E65DD5"/>
    <w:rsid w:val="00E673DB"/>
    <w:rsid w:val="00E706CB"/>
    <w:rsid w:val="00E7379B"/>
    <w:rsid w:val="00E74324"/>
    <w:rsid w:val="00E74C4C"/>
    <w:rsid w:val="00E751E1"/>
    <w:rsid w:val="00E763B1"/>
    <w:rsid w:val="00E7765E"/>
    <w:rsid w:val="00E7768F"/>
    <w:rsid w:val="00E814B2"/>
    <w:rsid w:val="00E81C0B"/>
    <w:rsid w:val="00E82053"/>
    <w:rsid w:val="00E82FC8"/>
    <w:rsid w:val="00E844B8"/>
    <w:rsid w:val="00E84B35"/>
    <w:rsid w:val="00E8599D"/>
    <w:rsid w:val="00E876B0"/>
    <w:rsid w:val="00E91973"/>
    <w:rsid w:val="00E94380"/>
    <w:rsid w:val="00E97E1E"/>
    <w:rsid w:val="00EA1787"/>
    <w:rsid w:val="00EA21A2"/>
    <w:rsid w:val="00EA25DD"/>
    <w:rsid w:val="00EA38D7"/>
    <w:rsid w:val="00EA5020"/>
    <w:rsid w:val="00EA5D5E"/>
    <w:rsid w:val="00EA7724"/>
    <w:rsid w:val="00EA7FC4"/>
    <w:rsid w:val="00EB0845"/>
    <w:rsid w:val="00EB1911"/>
    <w:rsid w:val="00EB1B75"/>
    <w:rsid w:val="00EB1C3D"/>
    <w:rsid w:val="00EB1C6D"/>
    <w:rsid w:val="00EB200C"/>
    <w:rsid w:val="00EB2C9A"/>
    <w:rsid w:val="00EB5E88"/>
    <w:rsid w:val="00EB73C0"/>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33D"/>
    <w:rsid w:val="00EE245D"/>
    <w:rsid w:val="00EE3811"/>
    <w:rsid w:val="00EE418B"/>
    <w:rsid w:val="00EE5DBD"/>
    <w:rsid w:val="00EE726E"/>
    <w:rsid w:val="00EF079B"/>
    <w:rsid w:val="00EF1047"/>
    <w:rsid w:val="00EF162C"/>
    <w:rsid w:val="00EF1A95"/>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147"/>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A29"/>
    <w:rsid w:val="00F65F55"/>
    <w:rsid w:val="00F660DE"/>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7966"/>
    <w:rsid w:val="00F90D31"/>
    <w:rsid w:val="00F92B20"/>
    <w:rsid w:val="00F943E0"/>
    <w:rsid w:val="00F95350"/>
    <w:rsid w:val="00F95A48"/>
    <w:rsid w:val="00F9687B"/>
    <w:rsid w:val="00FA20C9"/>
    <w:rsid w:val="00FA2489"/>
    <w:rsid w:val="00FA3CDA"/>
    <w:rsid w:val="00FA3D39"/>
    <w:rsid w:val="00FA43AE"/>
    <w:rsid w:val="00FA5BA0"/>
    <w:rsid w:val="00FB129D"/>
    <w:rsid w:val="00FB2BC1"/>
    <w:rsid w:val="00FB3440"/>
    <w:rsid w:val="00FB38B8"/>
    <w:rsid w:val="00FB38E1"/>
    <w:rsid w:val="00FB4343"/>
    <w:rsid w:val="00FB43E9"/>
    <w:rsid w:val="00FB5704"/>
    <w:rsid w:val="00FB5C46"/>
    <w:rsid w:val="00FB5F40"/>
    <w:rsid w:val="00FB64AE"/>
    <w:rsid w:val="00FC099B"/>
    <w:rsid w:val="00FC105A"/>
    <w:rsid w:val="00FC136C"/>
    <w:rsid w:val="00FC23BE"/>
    <w:rsid w:val="00FC2A25"/>
    <w:rsid w:val="00FC2CBD"/>
    <w:rsid w:val="00FC3080"/>
    <w:rsid w:val="00FC3ED4"/>
    <w:rsid w:val="00FC417F"/>
    <w:rsid w:val="00FC4FF2"/>
    <w:rsid w:val="00FC5225"/>
    <w:rsid w:val="00FC5A6A"/>
    <w:rsid w:val="00FC5C15"/>
    <w:rsid w:val="00FC7416"/>
    <w:rsid w:val="00FD0748"/>
    <w:rsid w:val="00FD0D18"/>
    <w:rsid w:val="00FD0F03"/>
    <w:rsid w:val="00FD0F06"/>
    <w:rsid w:val="00FD16C9"/>
    <w:rsid w:val="00FD26BB"/>
    <w:rsid w:val="00FD344F"/>
    <w:rsid w:val="00FD529F"/>
    <w:rsid w:val="00FD52B4"/>
    <w:rsid w:val="00FD559C"/>
    <w:rsid w:val="00FD5734"/>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D57"/>
    <w:pPr>
      <w:ind w:left="288"/>
    </w:pPr>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character" w:styleId="MenoPendente">
    <w:name w:val="Unresolved Mention"/>
    <w:basedOn w:val="Fontepargpadro"/>
    <w:uiPriority w:val="99"/>
    <w:semiHidden/>
    <w:unhideWhenUsed/>
    <w:rsid w:val="00663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jpg"/><Relationship Id="rId3" Type="http://schemas.openxmlformats.org/officeDocument/2006/relationships/customXml" Target="../customXml/item3.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CCCC5203FFC046AA1FE57E20698C9E" ma:contentTypeVersion="3" ma:contentTypeDescription="Create a new document." ma:contentTypeScope="" ma:versionID="0fc638592f773c16419b9a76e262592a">
  <xsd:schema xmlns:xsd="http://www.w3.org/2001/XMLSchema" xmlns:xs="http://www.w3.org/2001/XMLSchema" xmlns:p="http://schemas.microsoft.com/office/2006/metadata/properties" xmlns:ns2="a71d4155-da1d-4cfa-a34e-8543785ecb12" targetNamespace="http://schemas.microsoft.com/office/2006/metadata/properties" ma:root="true" ma:fieldsID="587a9d22d0f8df2824ab0a8ba4aa1b44" ns2:_="">
    <xsd:import namespace="a71d4155-da1d-4cfa-a34e-8543785ecb1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1d4155-da1d-4cfa-a34e-8543785ecb1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a71d4155-da1d-4cfa-a34e-8543785ecb12" xsi:nil="true"/>
  </documentManagement>
</p:properties>
</file>

<file path=customXml/itemProps1.xml><?xml version="1.0" encoding="utf-8"?>
<ds:datastoreItem xmlns:ds="http://schemas.openxmlformats.org/officeDocument/2006/customXml" ds:itemID="{CD4F4422-F29A-4D6C-A862-41ECE57ACD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1d4155-da1d-4cfa-a34e-8543785ec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866B32-42A3-4EB4-97D7-CFC6E84FF9B9}">
  <ds:schemaRefs>
    <ds:schemaRef ds:uri="http://schemas.microsoft.com/sharepoint/v3/contenttype/forms"/>
  </ds:schemaRefs>
</ds:datastoreItem>
</file>

<file path=customXml/itemProps3.xml><?xml version="1.0" encoding="utf-8"?>
<ds:datastoreItem xmlns:ds="http://schemas.openxmlformats.org/officeDocument/2006/customXml" ds:itemID="{F7C1CD1A-6E48-4E67-B535-2CD2692B5E57}">
  <ds:schemaRefs>
    <ds:schemaRef ds:uri="http://schemas.openxmlformats.org/officeDocument/2006/bibliography"/>
  </ds:schemaRefs>
</ds:datastoreItem>
</file>

<file path=customXml/itemProps4.xml><?xml version="1.0" encoding="utf-8"?>
<ds:datastoreItem xmlns:ds="http://schemas.openxmlformats.org/officeDocument/2006/customXml" ds:itemID="{EE4A8CA6-A93C-48A6-93DE-1EE1C7901EB2}">
  <ds:schemaRefs>
    <ds:schemaRef ds:uri="http://schemas.microsoft.com/office/2006/metadata/properties"/>
    <ds:schemaRef ds:uri="http://schemas.microsoft.com/office/infopath/2007/PartnerControls"/>
    <ds:schemaRef ds:uri="a71d4155-da1d-4cfa-a34e-8543785ecb12"/>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34</Pages>
  <Words>5225</Words>
  <Characters>29786</Characters>
  <Application>Microsoft Office Word</Application>
  <DocSecurity>0</DocSecurity>
  <Lines>248</Lines>
  <Paragraphs>69</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34942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LEONARDO ALEIXO DA SILVA</cp:lastModifiedBy>
  <cp:revision>39</cp:revision>
  <cp:lastPrinted>2022-08-08T15:25:00Z</cp:lastPrinted>
  <dcterms:created xsi:type="dcterms:W3CDTF">2018-11-26T22:59:00Z</dcterms:created>
  <dcterms:modified xsi:type="dcterms:W3CDTF">2022-08-14T22:10:00Z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0x0101006ECCCC5203FFC046AA1FE57E20698C9E</vt:lpwstr>
  </property>
</Properties>
</file>